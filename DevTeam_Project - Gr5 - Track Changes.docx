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33450B" w14:textId="3116D50F" w:rsidR="00FB7255" w:rsidRPr="00145984" w:rsidRDefault="00FB7255" w:rsidP="00206323">
      <w:pPr>
        <w:jc w:val="center"/>
        <w:rPr>
          <w:ins w:id="0" w:author="Naomi Nash" w:date="2022-04-21T22:18:00Z"/>
          <w:rFonts w:cstheme="minorHAnsi"/>
          <w:b/>
          <w:bCs/>
          <w:sz w:val="24"/>
          <w:szCs w:val="24"/>
        </w:rPr>
      </w:pPr>
      <w:ins w:id="1" w:author="Daria Pacheco" w:date="2022-04-23T01:45:00Z">
        <w:r w:rsidRPr="009877AB">
          <w:rPr>
            <w:rFonts w:cstheme="minorHAnsi"/>
          </w:rPr>
          <w:tab/>
        </w:r>
        <w:r w:rsidRPr="009877AB">
          <w:rPr>
            <w:rFonts w:cstheme="minorHAnsi"/>
          </w:rPr>
          <w:tab/>
        </w:r>
        <w:r w:rsidRPr="009877AB">
          <w:rPr>
            <w:rFonts w:cstheme="minorHAnsi"/>
          </w:rPr>
          <w:tab/>
        </w:r>
        <w:r w:rsidRPr="009877AB">
          <w:rPr>
            <w:rFonts w:cstheme="minorHAnsi"/>
          </w:rPr>
          <w:tab/>
        </w:r>
        <w:r w:rsidRPr="009877AB">
          <w:rPr>
            <w:rFonts w:cstheme="minorHAnsi"/>
          </w:rPr>
          <w:tab/>
        </w:r>
      </w:ins>
    </w:p>
    <w:p w14:paraId="65BFFE7A" w14:textId="77777777" w:rsidR="00FB7255" w:rsidRPr="00145984" w:rsidRDefault="00FB7255">
      <w:pPr>
        <w:spacing w:line="276" w:lineRule="auto"/>
        <w:jc w:val="center"/>
        <w:rPr>
          <w:ins w:id="2" w:author="Naomi Nash" w:date="2022-04-21T22:18:00Z"/>
          <w:rFonts w:cstheme="minorHAnsi"/>
          <w:b/>
          <w:bCs/>
          <w:sz w:val="24"/>
          <w:szCs w:val="24"/>
        </w:rPr>
        <w:pPrChange w:id="3" w:author="Naomi Nash" w:date="2022-04-21T22:19:00Z">
          <w:pPr>
            <w:jc w:val="center"/>
          </w:pPr>
        </w:pPrChange>
      </w:pPr>
    </w:p>
    <w:p w14:paraId="3D10EC42" w14:textId="77777777" w:rsidR="00FB7255" w:rsidRPr="00145984" w:rsidRDefault="00FB7255">
      <w:pPr>
        <w:spacing w:line="276" w:lineRule="auto"/>
        <w:jc w:val="center"/>
        <w:rPr>
          <w:ins w:id="4" w:author="Naomi Nash" w:date="2022-04-21T22:18:00Z"/>
          <w:rFonts w:cstheme="minorHAnsi"/>
          <w:b/>
          <w:bCs/>
          <w:sz w:val="24"/>
          <w:szCs w:val="24"/>
        </w:rPr>
        <w:pPrChange w:id="5" w:author="Naomi Nash" w:date="2022-04-21T22:19:00Z">
          <w:pPr>
            <w:jc w:val="center"/>
          </w:pPr>
        </w:pPrChange>
      </w:pPr>
    </w:p>
    <w:p w14:paraId="582A2B47" w14:textId="6924A183" w:rsidR="00FB7255" w:rsidRPr="00145984" w:rsidRDefault="006D08D4">
      <w:pPr>
        <w:tabs>
          <w:tab w:val="left" w:pos="8655"/>
        </w:tabs>
        <w:spacing w:line="276" w:lineRule="auto"/>
        <w:rPr>
          <w:ins w:id="6" w:author="Naomi Nash" w:date="2022-04-21T22:21:00Z"/>
          <w:rFonts w:cstheme="minorHAnsi"/>
          <w:b/>
          <w:bCs/>
          <w:sz w:val="24"/>
          <w:szCs w:val="24"/>
        </w:rPr>
        <w:pPrChange w:id="7" w:author="Naomi Nash" w:date="2022-04-21T22:21:00Z">
          <w:pPr>
            <w:spacing w:line="276" w:lineRule="auto"/>
            <w:jc w:val="center"/>
          </w:pPr>
        </w:pPrChange>
      </w:pPr>
      <w:ins w:id="8" w:author="Naomi Nash" w:date="2022-04-21T22:21:00Z">
        <w:r w:rsidRPr="00145984">
          <w:rPr>
            <w:rFonts w:cstheme="minorHAnsi"/>
            <w:b/>
            <w:bCs/>
            <w:sz w:val="24"/>
            <w:szCs w:val="24"/>
          </w:rPr>
          <w:tab/>
        </w:r>
      </w:ins>
    </w:p>
    <w:p w14:paraId="7C69B76A" w14:textId="77777777" w:rsidR="00B67B66" w:rsidRPr="00145984" w:rsidRDefault="00B67B66" w:rsidP="0059714A">
      <w:pPr>
        <w:spacing w:line="276" w:lineRule="auto"/>
        <w:jc w:val="center"/>
        <w:rPr>
          <w:ins w:id="9" w:author="Naomi Nash" w:date="2022-04-21T22:21:00Z"/>
          <w:rFonts w:cstheme="minorHAnsi"/>
          <w:b/>
          <w:bCs/>
          <w:sz w:val="24"/>
          <w:szCs w:val="24"/>
        </w:rPr>
      </w:pPr>
    </w:p>
    <w:p w14:paraId="1B3EA3F9" w14:textId="77777777" w:rsidR="00F45717" w:rsidRPr="00145984" w:rsidRDefault="00F45717">
      <w:pPr>
        <w:spacing w:line="276" w:lineRule="auto"/>
        <w:rPr>
          <w:ins w:id="10" w:author="Naomi Nash" w:date="2022-04-21T22:21:00Z"/>
          <w:rFonts w:cstheme="minorHAnsi"/>
          <w:b/>
          <w:bCs/>
          <w:sz w:val="24"/>
          <w:szCs w:val="24"/>
        </w:rPr>
        <w:pPrChange w:id="11" w:author="Naomi Nash" w:date="2022-04-28T16:13:00Z">
          <w:pPr>
            <w:spacing w:line="276" w:lineRule="auto"/>
            <w:jc w:val="center"/>
          </w:pPr>
        </w:pPrChange>
      </w:pPr>
    </w:p>
    <w:p w14:paraId="2B71D08C" w14:textId="77777777" w:rsidR="00B67B66" w:rsidRPr="00145984" w:rsidRDefault="00B67B66">
      <w:pPr>
        <w:spacing w:line="276" w:lineRule="auto"/>
        <w:jc w:val="center"/>
        <w:rPr>
          <w:ins w:id="12" w:author="Naomi Nash" w:date="2022-04-21T22:18:00Z"/>
          <w:rFonts w:cstheme="minorHAnsi"/>
          <w:b/>
          <w:bCs/>
          <w:sz w:val="24"/>
          <w:szCs w:val="24"/>
        </w:rPr>
        <w:pPrChange w:id="13" w:author="Naomi Nash" w:date="2022-04-21T22:19:00Z">
          <w:pPr>
            <w:jc w:val="center"/>
          </w:pPr>
        </w:pPrChange>
      </w:pPr>
    </w:p>
    <w:p w14:paraId="47188D0A" w14:textId="19A6EAC6" w:rsidR="0059714A" w:rsidRPr="00145984" w:rsidRDefault="00FB7255">
      <w:pPr>
        <w:pStyle w:val="Header"/>
        <w:spacing w:line="480" w:lineRule="auto"/>
        <w:jc w:val="center"/>
        <w:rPr>
          <w:ins w:id="14" w:author="Naomi Nash" w:date="2022-04-21T22:20:00Z"/>
          <w:rFonts w:cstheme="minorHAnsi"/>
          <w:b/>
          <w:bCs/>
          <w:sz w:val="24"/>
          <w:szCs w:val="24"/>
          <w:rPrChange w:id="15" w:author="Naomi Nash" w:date="2022-05-01T22:21:00Z">
            <w:rPr>
              <w:ins w:id="16" w:author="Naomi Nash" w:date="2022-04-21T22:20:00Z"/>
            </w:rPr>
          </w:rPrChange>
        </w:rPr>
        <w:pPrChange w:id="17" w:author="Naomi Nash" w:date="2022-04-21T23:06:00Z">
          <w:pPr>
            <w:pStyle w:val="Header"/>
            <w:spacing w:line="276" w:lineRule="auto"/>
            <w:jc w:val="center"/>
          </w:pPr>
        </w:pPrChange>
      </w:pPr>
      <w:ins w:id="18" w:author="Naomi Nash" w:date="2022-04-21T22:18:00Z">
        <w:r w:rsidRPr="00145984">
          <w:rPr>
            <w:rFonts w:cstheme="minorHAnsi"/>
            <w:b/>
            <w:bCs/>
            <w:sz w:val="24"/>
            <w:szCs w:val="24"/>
            <w:rPrChange w:id="19" w:author="Naomi Nash" w:date="2022-05-01T22:21:00Z">
              <w:rPr/>
            </w:rPrChange>
          </w:rPr>
          <w:t xml:space="preserve">COM-430 (Software Engineering) Project – Group 5 </w:t>
        </w:r>
      </w:ins>
      <w:ins w:id="20" w:author="Naomi Nash" w:date="2022-04-21T23:06:00Z">
        <w:r w:rsidR="00A3437F" w:rsidRPr="00145984">
          <w:rPr>
            <w:rFonts w:cstheme="minorHAnsi"/>
            <w:b/>
            <w:bCs/>
            <w:sz w:val="24"/>
            <w:szCs w:val="24"/>
          </w:rPr>
          <w:t>–</w:t>
        </w:r>
      </w:ins>
      <w:ins w:id="21" w:author="Naomi Nash" w:date="2022-04-21T22:18:00Z">
        <w:r w:rsidRPr="00145984">
          <w:rPr>
            <w:rFonts w:cstheme="minorHAnsi"/>
            <w:b/>
            <w:bCs/>
            <w:sz w:val="24"/>
            <w:szCs w:val="24"/>
            <w:rPrChange w:id="22" w:author="Naomi Nash" w:date="2022-05-01T22:21:00Z">
              <w:rPr/>
            </w:rPrChange>
          </w:rPr>
          <w:t xml:space="preserve"> DripCards</w:t>
        </w:r>
      </w:ins>
    </w:p>
    <w:p w14:paraId="6FDC658D" w14:textId="77777777" w:rsidR="00210A2F" w:rsidRPr="00145984" w:rsidRDefault="00210A2F">
      <w:pPr>
        <w:pStyle w:val="Header"/>
        <w:spacing w:line="480" w:lineRule="auto"/>
        <w:jc w:val="center"/>
        <w:rPr>
          <w:ins w:id="23" w:author="Naomi Nash" w:date="2022-04-21T22:19:00Z"/>
          <w:rFonts w:cstheme="minorHAnsi"/>
          <w:sz w:val="24"/>
          <w:szCs w:val="24"/>
          <w:rPrChange w:id="24" w:author="Naomi Nash" w:date="2022-05-01T22:21:00Z">
            <w:rPr>
              <w:ins w:id="25" w:author="Naomi Nash" w:date="2022-04-21T22:19:00Z"/>
            </w:rPr>
          </w:rPrChange>
        </w:rPr>
        <w:pPrChange w:id="26" w:author="Naomi Nash" w:date="2022-04-21T22:20:00Z">
          <w:pPr>
            <w:pStyle w:val="Header"/>
            <w:jc w:val="center"/>
          </w:pPr>
        </w:pPrChange>
      </w:pPr>
    </w:p>
    <w:p w14:paraId="3C066590" w14:textId="448A0B84" w:rsidR="0059714A" w:rsidRPr="00145984" w:rsidRDefault="0059714A">
      <w:pPr>
        <w:pStyle w:val="Header"/>
        <w:spacing w:line="480" w:lineRule="auto"/>
        <w:jc w:val="center"/>
        <w:rPr>
          <w:ins w:id="27" w:author="Naomi Nash" w:date="2022-04-21T22:20:00Z"/>
          <w:rFonts w:cstheme="minorHAnsi"/>
          <w:sz w:val="24"/>
          <w:szCs w:val="24"/>
          <w:rPrChange w:id="28" w:author="Naomi Nash" w:date="2022-05-01T22:21:00Z">
            <w:rPr>
              <w:ins w:id="29" w:author="Naomi Nash" w:date="2022-04-21T22:20:00Z"/>
            </w:rPr>
          </w:rPrChange>
        </w:rPr>
        <w:pPrChange w:id="30" w:author="Naomi Nash" w:date="2022-04-21T22:20:00Z">
          <w:pPr>
            <w:pStyle w:val="Header"/>
            <w:spacing w:line="276" w:lineRule="auto"/>
            <w:jc w:val="center"/>
          </w:pPr>
        </w:pPrChange>
      </w:pPr>
      <w:ins w:id="31" w:author="Naomi Nash" w:date="2022-04-21T22:19:00Z">
        <w:r w:rsidRPr="00145984">
          <w:rPr>
            <w:rFonts w:cstheme="minorHAnsi"/>
            <w:sz w:val="24"/>
            <w:szCs w:val="24"/>
            <w:rPrChange w:id="32" w:author="Naomi Nash" w:date="2022-05-01T22:21:00Z">
              <w:rPr/>
            </w:rPrChange>
          </w:rPr>
          <w:t>Naomi Nash and Daria Pacheco</w:t>
        </w:r>
      </w:ins>
    </w:p>
    <w:p w14:paraId="6B730373" w14:textId="426038F9" w:rsidR="00210A2F" w:rsidRPr="00145984" w:rsidRDefault="00210A2F">
      <w:pPr>
        <w:pStyle w:val="Header"/>
        <w:spacing w:line="480" w:lineRule="auto"/>
        <w:jc w:val="center"/>
        <w:rPr>
          <w:ins w:id="33" w:author="Naomi Nash" w:date="2022-04-21T22:19:00Z"/>
          <w:rFonts w:cstheme="minorHAnsi"/>
          <w:sz w:val="24"/>
          <w:szCs w:val="24"/>
          <w:rPrChange w:id="34" w:author="Naomi Nash" w:date="2022-05-01T22:21:00Z">
            <w:rPr>
              <w:ins w:id="35" w:author="Naomi Nash" w:date="2022-04-21T22:19:00Z"/>
            </w:rPr>
          </w:rPrChange>
        </w:rPr>
        <w:pPrChange w:id="36" w:author="Naomi Nash" w:date="2022-04-21T22:20:00Z">
          <w:pPr>
            <w:pStyle w:val="Header"/>
            <w:spacing w:line="276" w:lineRule="auto"/>
            <w:jc w:val="center"/>
          </w:pPr>
        </w:pPrChange>
      </w:pPr>
      <w:ins w:id="37" w:author="Naomi Nash" w:date="2022-04-21T22:20:00Z">
        <w:r w:rsidRPr="00145984">
          <w:rPr>
            <w:rFonts w:cstheme="minorHAnsi"/>
            <w:sz w:val="24"/>
            <w:szCs w:val="24"/>
            <w:rPrChange w:id="38" w:author="Naomi Nash" w:date="2022-05-01T22:21:00Z">
              <w:rPr/>
            </w:rPrChange>
          </w:rPr>
          <w:t>COM-</w:t>
        </w:r>
        <w:r w:rsidR="00811536" w:rsidRPr="00145984">
          <w:rPr>
            <w:rFonts w:cstheme="minorHAnsi"/>
            <w:sz w:val="24"/>
            <w:szCs w:val="24"/>
            <w:rPrChange w:id="39" w:author="Naomi Nash" w:date="2022-05-01T22:21:00Z">
              <w:rPr/>
            </w:rPrChange>
          </w:rPr>
          <w:t>430-CA01</w:t>
        </w:r>
      </w:ins>
    </w:p>
    <w:p w14:paraId="3ACFA704" w14:textId="427D508D" w:rsidR="0059714A" w:rsidRPr="00145984" w:rsidRDefault="0059714A">
      <w:pPr>
        <w:pStyle w:val="Header"/>
        <w:spacing w:line="480" w:lineRule="auto"/>
        <w:jc w:val="center"/>
        <w:rPr>
          <w:ins w:id="40" w:author="Naomi Nash" w:date="2022-04-21T22:20:00Z"/>
          <w:rFonts w:cstheme="minorHAnsi"/>
          <w:sz w:val="24"/>
          <w:szCs w:val="24"/>
          <w:rPrChange w:id="41" w:author="Naomi Nash" w:date="2022-05-01T22:21:00Z">
            <w:rPr>
              <w:ins w:id="42" w:author="Naomi Nash" w:date="2022-04-21T22:20:00Z"/>
            </w:rPr>
          </w:rPrChange>
        </w:rPr>
        <w:pPrChange w:id="43" w:author="Naomi Nash" w:date="2022-04-21T22:20:00Z">
          <w:pPr>
            <w:pStyle w:val="Header"/>
            <w:spacing w:line="276" w:lineRule="auto"/>
            <w:jc w:val="center"/>
          </w:pPr>
        </w:pPrChange>
      </w:pPr>
      <w:ins w:id="44" w:author="Naomi Nash" w:date="2022-04-21T22:19:00Z">
        <w:r w:rsidRPr="00145984">
          <w:rPr>
            <w:rFonts w:cstheme="minorHAnsi"/>
            <w:sz w:val="24"/>
            <w:szCs w:val="24"/>
            <w:rPrChange w:id="45" w:author="Naomi Nash" w:date="2022-05-01T22:21:00Z">
              <w:rPr/>
            </w:rPrChange>
          </w:rPr>
          <w:t>College of CARDS, Saint Leo University</w:t>
        </w:r>
      </w:ins>
    </w:p>
    <w:p w14:paraId="7132B445" w14:textId="7CC1F759" w:rsidR="00B67B66" w:rsidRPr="00145984" w:rsidRDefault="00B67B66">
      <w:pPr>
        <w:pStyle w:val="Header"/>
        <w:spacing w:line="480" w:lineRule="auto"/>
        <w:jc w:val="center"/>
        <w:rPr>
          <w:ins w:id="46" w:author="Naomi Nash" w:date="2022-04-21T22:20:00Z"/>
          <w:rFonts w:cstheme="minorHAnsi"/>
          <w:sz w:val="24"/>
          <w:szCs w:val="24"/>
          <w:rPrChange w:id="47" w:author="Naomi Nash" w:date="2022-05-01T22:21:00Z">
            <w:rPr>
              <w:ins w:id="48" w:author="Naomi Nash" w:date="2022-04-21T22:20:00Z"/>
            </w:rPr>
          </w:rPrChange>
        </w:rPr>
        <w:pPrChange w:id="49" w:author="Naomi Nash" w:date="2022-04-21T22:20:00Z">
          <w:pPr>
            <w:pStyle w:val="Header"/>
            <w:spacing w:line="276" w:lineRule="auto"/>
            <w:jc w:val="center"/>
          </w:pPr>
        </w:pPrChange>
      </w:pPr>
      <w:ins w:id="50" w:author="Naomi Nash" w:date="2022-04-21T22:20:00Z">
        <w:r w:rsidRPr="00145984">
          <w:rPr>
            <w:rFonts w:cstheme="minorHAnsi"/>
            <w:sz w:val="24"/>
            <w:szCs w:val="24"/>
            <w:rPrChange w:id="51" w:author="Naomi Nash" w:date="2022-05-01T22:21:00Z">
              <w:rPr/>
            </w:rPrChange>
          </w:rPr>
          <w:t>Dr. Joshua Adams</w:t>
        </w:r>
      </w:ins>
    </w:p>
    <w:p w14:paraId="4CCC0A23" w14:textId="1996F0A5" w:rsidR="00B67B66" w:rsidRPr="00145984" w:rsidRDefault="00B67B66">
      <w:pPr>
        <w:pStyle w:val="Header"/>
        <w:spacing w:line="480" w:lineRule="auto"/>
        <w:jc w:val="center"/>
        <w:rPr>
          <w:ins w:id="52" w:author="Naomi Nash" w:date="2022-04-28T16:13:00Z"/>
          <w:rFonts w:cstheme="minorHAnsi"/>
          <w:sz w:val="24"/>
          <w:szCs w:val="24"/>
        </w:rPr>
      </w:pPr>
      <w:ins w:id="53" w:author="Naomi Nash" w:date="2022-04-21T22:20:00Z">
        <w:r w:rsidRPr="00145984">
          <w:rPr>
            <w:rFonts w:cstheme="minorHAnsi"/>
            <w:sz w:val="24"/>
            <w:szCs w:val="24"/>
            <w:rPrChange w:id="54" w:author="Naomi Nash" w:date="2022-05-01T22:21:00Z">
              <w:rPr/>
            </w:rPrChange>
          </w:rPr>
          <w:t>May 3, 2022</w:t>
        </w:r>
      </w:ins>
    </w:p>
    <w:p w14:paraId="1BCA234B" w14:textId="20E8F32F" w:rsidR="005727BC" w:rsidRPr="00145984" w:rsidRDefault="005727BC">
      <w:pPr>
        <w:pStyle w:val="Header"/>
        <w:spacing w:line="480" w:lineRule="auto"/>
        <w:jc w:val="center"/>
        <w:rPr>
          <w:ins w:id="55" w:author="Naomi Nash" w:date="2022-04-28T16:13:00Z"/>
          <w:rFonts w:cstheme="minorHAnsi"/>
          <w:sz w:val="24"/>
          <w:szCs w:val="24"/>
        </w:rPr>
      </w:pPr>
    </w:p>
    <w:p w14:paraId="2E0C7317" w14:textId="39047F10" w:rsidR="005727BC" w:rsidRPr="00145984" w:rsidRDefault="00635436">
      <w:pPr>
        <w:pStyle w:val="Header"/>
        <w:spacing w:line="480" w:lineRule="auto"/>
        <w:jc w:val="center"/>
        <w:rPr>
          <w:ins w:id="56" w:author="Naomi Nash" w:date="2022-04-21T22:19:00Z"/>
          <w:rFonts w:cstheme="minorHAnsi"/>
          <w:sz w:val="24"/>
          <w:szCs w:val="24"/>
          <w:rPrChange w:id="57" w:author="Naomi Nash" w:date="2022-05-01T22:21:00Z">
            <w:rPr>
              <w:ins w:id="58" w:author="Naomi Nash" w:date="2022-04-21T22:19:00Z"/>
            </w:rPr>
          </w:rPrChange>
        </w:rPr>
        <w:pPrChange w:id="59" w:author="Naomi Nash" w:date="2022-04-21T22:20:00Z">
          <w:pPr>
            <w:pStyle w:val="Header"/>
            <w:spacing w:line="276" w:lineRule="auto"/>
            <w:jc w:val="center"/>
          </w:pPr>
        </w:pPrChange>
      </w:pPr>
      <w:ins w:id="60" w:author="Naomi Nash" w:date="2022-04-28T16:25:00Z">
        <w:r w:rsidRPr="00145984">
          <w:rPr>
            <w:rFonts w:cstheme="minorHAnsi"/>
            <w:sz w:val="24"/>
            <w:szCs w:val="24"/>
          </w:rPr>
          <w:t xml:space="preserve">DripCards </w:t>
        </w:r>
      </w:ins>
      <w:ins w:id="61" w:author="Naomi Nash" w:date="2022-04-28T16:13:00Z">
        <w:r w:rsidR="005727BC" w:rsidRPr="00145984">
          <w:rPr>
            <w:rFonts w:cstheme="minorHAnsi"/>
            <w:sz w:val="24"/>
            <w:szCs w:val="24"/>
          </w:rPr>
          <w:t>GitHub: https://github.com/NaomiNash/DripCards</w:t>
        </w:r>
      </w:ins>
    </w:p>
    <w:p w14:paraId="5BC15D41" w14:textId="77777777" w:rsidR="0059714A" w:rsidRPr="00145984" w:rsidRDefault="0059714A">
      <w:pPr>
        <w:pStyle w:val="Header"/>
        <w:spacing w:line="276" w:lineRule="auto"/>
        <w:jc w:val="center"/>
        <w:rPr>
          <w:ins w:id="62" w:author="Naomi Nash" w:date="2022-04-21T22:19:00Z"/>
          <w:rFonts w:cstheme="minorHAnsi"/>
        </w:rPr>
        <w:pPrChange w:id="63" w:author="Naomi Nash" w:date="2022-04-21T22:19:00Z">
          <w:pPr>
            <w:pStyle w:val="Header"/>
            <w:jc w:val="center"/>
          </w:pPr>
        </w:pPrChange>
      </w:pPr>
    </w:p>
    <w:p w14:paraId="456E04A3" w14:textId="77777777" w:rsidR="0059714A" w:rsidRPr="00145984" w:rsidRDefault="0059714A">
      <w:pPr>
        <w:pStyle w:val="Header"/>
        <w:spacing w:line="276" w:lineRule="auto"/>
        <w:rPr>
          <w:ins w:id="64" w:author="Naomi Nash" w:date="2022-04-21T22:18:00Z"/>
          <w:rFonts w:cstheme="minorHAnsi"/>
        </w:rPr>
        <w:pPrChange w:id="65" w:author="Naomi Nash" w:date="2022-04-21T22:19:00Z">
          <w:pPr>
            <w:pStyle w:val="Header"/>
            <w:jc w:val="right"/>
          </w:pPr>
        </w:pPrChange>
      </w:pPr>
    </w:p>
    <w:p w14:paraId="2C9151CF" w14:textId="5269DABC" w:rsidR="00FB1D4F" w:rsidRPr="00145984" w:rsidRDefault="00FB1D4F">
      <w:pPr>
        <w:rPr>
          <w:ins w:id="66" w:author="Naomi Nash" w:date="2022-04-21T22:47:00Z"/>
          <w:rFonts w:cstheme="minorHAnsi"/>
          <w:rPrChange w:id="67" w:author="Naomi Nash" w:date="2022-05-01T22:21:00Z">
            <w:rPr>
              <w:ins w:id="68" w:author="Naomi Nash" w:date="2022-04-21T22:47:00Z"/>
              <w:b/>
              <w:bCs/>
              <w:sz w:val="24"/>
              <w:szCs w:val="24"/>
            </w:rPr>
          </w:rPrChange>
        </w:rPr>
        <w:pPrChange w:id="69" w:author="Naomi Nash" w:date="2022-04-21T22:49:00Z">
          <w:pPr>
            <w:jc w:val="center"/>
          </w:pPr>
        </w:pPrChange>
      </w:pPr>
      <w:ins w:id="70" w:author="Naomi Nash" w:date="2022-04-21T22:46:00Z">
        <w:r w:rsidRPr="00145984">
          <w:rPr>
            <w:rFonts w:cstheme="minorHAnsi"/>
            <w:b/>
            <w:bCs/>
            <w:sz w:val="24"/>
            <w:szCs w:val="24"/>
          </w:rPr>
          <w:br w:type="page"/>
        </w:r>
      </w:ins>
    </w:p>
    <w:p w14:paraId="3054ABF5" w14:textId="77777777" w:rsidR="00FB1D4F" w:rsidRPr="00145984" w:rsidRDefault="00FB1D4F" w:rsidP="00FB1D4F">
      <w:pPr>
        <w:jc w:val="center"/>
        <w:rPr>
          <w:ins w:id="71" w:author="Naomi Nash" w:date="2022-04-21T22:47:00Z"/>
          <w:rFonts w:cstheme="minorHAnsi"/>
          <w:b/>
          <w:bCs/>
          <w:sz w:val="24"/>
          <w:szCs w:val="24"/>
        </w:rPr>
      </w:pPr>
    </w:p>
    <w:p w14:paraId="3BBB0695" w14:textId="5DFC3A47" w:rsidR="00FB1D4F" w:rsidRPr="00145984" w:rsidRDefault="00FB1D4F" w:rsidP="00FB1D4F">
      <w:pPr>
        <w:jc w:val="center"/>
        <w:rPr>
          <w:ins w:id="72" w:author="Naomi Nash" w:date="2022-04-21T22:47:00Z"/>
          <w:rFonts w:cstheme="minorHAnsi"/>
          <w:b/>
          <w:bCs/>
          <w:sz w:val="32"/>
          <w:szCs w:val="32"/>
          <w:rPrChange w:id="73" w:author="Naomi Nash" w:date="2022-05-01T22:21:00Z">
            <w:rPr>
              <w:ins w:id="74" w:author="Naomi Nash" w:date="2022-04-21T22:47:00Z"/>
              <w:b/>
              <w:bCs/>
              <w:sz w:val="28"/>
              <w:szCs w:val="28"/>
            </w:rPr>
          </w:rPrChange>
        </w:rPr>
      </w:pPr>
      <w:ins w:id="75" w:author="Naomi Nash" w:date="2022-04-21T22:46:00Z">
        <w:r w:rsidRPr="00145984">
          <w:rPr>
            <w:rFonts w:cstheme="minorHAnsi"/>
            <w:b/>
            <w:bCs/>
            <w:sz w:val="32"/>
            <w:szCs w:val="32"/>
            <w:rPrChange w:id="76" w:author="Naomi Nash" w:date="2022-05-01T22:21:00Z">
              <w:rPr>
                <w:b/>
                <w:bCs/>
                <w:sz w:val="24"/>
                <w:szCs w:val="24"/>
              </w:rPr>
            </w:rPrChange>
          </w:rPr>
          <w:t>Table of Contents</w:t>
        </w:r>
      </w:ins>
    </w:p>
    <w:p w14:paraId="7E281917" w14:textId="77777777" w:rsidR="00FB1D4F" w:rsidRPr="00145984" w:rsidRDefault="00FB1D4F" w:rsidP="00FB1D4F">
      <w:pPr>
        <w:jc w:val="center"/>
        <w:rPr>
          <w:ins w:id="77" w:author="Naomi Nash" w:date="2022-04-21T22:46:00Z"/>
          <w:rFonts w:cstheme="minorHAnsi"/>
          <w:b/>
          <w:bCs/>
          <w:sz w:val="28"/>
          <w:szCs w:val="28"/>
          <w:rPrChange w:id="78" w:author="Naomi Nash" w:date="2022-05-01T22:21:00Z">
            <w:rPr>
              <w:ins w:id="79" w:author="Naomi Nash" w:date="2022-04-21T22:46:00Z"/>
              <w:b/>
              <w:bCs/>
              <w:sz w:val="24"/>
              <w:szCs w:val="24"/>
            </w:rPr>
          </w:rPrChange>
        </w:rPr>
      </w:pPr>
    </w:p>
    <w:p w14:paraId="10F867E2" w14:textId="453964DB" w:rsidR="00FB1D4F" w:rsidRPr="00145984" w:rsidRDefault="00AE1492" w:rsidP="00FB1D4F">
      <w:pPr>
        <w:tabs>
          <w:tab w:val="left" w:pos="1395"/>
        </w:tabs>
        <w:jc w:val="right"/>
        <w:rPr>
          <w:ins w:id="80" w:author="Naomi Nash" w:date="2022-05-01T18:12:00Z"/>
          <w:rFonts w:cstheme="minorHAnsi"/>
          <w:sz w:val="24"/>
          <w:szCs w:val="24"/>
          <w:rPrChange w:id="81" w:author="Naomi Nash" w:date="2022-05-01T22:21:00Z">
            <w:rPr>
              <w:ins w:id="82" w:author="Naomi Nash" w:date="2022-05-01T18:12:00Z"/>
              <w:sz w:val="24"/>
              <w:szCs w:val="24"/>
              <w:highlight w:val="yellow"/>
            </w:rPr>
          </w:rPrChange>
        </w:rPr>
      </w:pPr>
      <w:ins w:id="83" w:author="Naomi Nash" w:date="2022-04-21T22:59:00Z">
        <w:r w:rsidRPr="00145984">
          <w:rPr>
            <w:rFonts w:cstheme="minorHAnsi"/>
            <w:sz w:val="24"/>
            <w:szCs w:val="24"/>
          </w:rPr>
          <w:fldChar w:fldCharType="begin"/>
        </w:r>
        <w:r w:rsidRPr="00145984">
          <w:rPr>
            <w:rFonts w:cstheme="minorHAnsi"/>
            <w:sz w:val="24"/>
            <w:szCs w:val="24"/>
          </w:rPr>
          <w:instrText xml:space="preserve"> HYPERLINK  \l "RevisionHistory" </w:instrText>
        </w:r>
        <w:r w:rsidRPr="00145984">
          <w:rPr>
            <w:rFonts w:cstheme="minorHAnsi"/>
            <w:sz w:val="24"/>
            <w:szCs w:val="24"/>
          </w:rPr>
          <w:fldChar w:fldCharType="separate"/>
        </w:r>
        <w:r w:rsidR="00FB1D4F" w:rsidRPr="00145984">
          <w:rPr>
            <w:rStyle w:val="Hyperlink"/>
            <w:rFonts w:cstheme="minorHAnsi"/>
            <w:color w:val="auto"/>
            <w:sz w:val="24"/>
            <w:szCs w:val="24"/>
            <w:u w:val="none"/>
            <w:rPrChange w:id="84" w:author="Naomi Nash" w:date="2022-05-01T22:21:00Z">
              <w:rPr>
                <w:rStyle w:val="Hyperlink"/>
                <w:sz w:val="24"/>
                <w:szCs w:val="24"/>
              </w:rPr>
            </w:rPrChange>
          </w:rPr>
          <w:t>Revision History</w:t>
        </w:r>
        <w:r w:rsidRPr="00145984">
          <w:rPr>
            <w:rFonts w:cstheme="minorHAnsi"/>
            <w:sz w:val="24"/>
            <w:szCs w:val="24"/>
          </w:rPr>
          <w:fldChar w:fldCharType="end"/>
        </w:r>
      </w:ins>
      <w:ins w:id="85" w:author="Naomi Nash" w:date="2022-04-21T22:46:00Z">
        <w:r w:rsidR="00FB1D4F" w:rsidRPr="00145984">
          <w:rPr>
            <w:rFonts w:cstheme="minorHAnsi"/>
            <w:sz w:val="24"/>
            <w:szCs w:val="24"/>
          </w:rPr>
          <w:t xml:space="preserve"> ………………………………………………………………………………………………………………………. </w:t>
        </w:r>
      </w:ins>
      <w:ins w:id="86" w:author="Naomi Nash" w:date="2022-04-21T22:49:00Z">
        <w:r w:rsidR="006A474D" w:rsidRPr="00145984">
          <w:rPr>
            <w:rFonts w:cstheme="minorHAnsi"/>
            <w:sz w:val="24"/>
            <w:szCs w:val="24"/>
          </w:rPr>
          <w:t>4</w:t>
        </w:r>
      </w:ins>
    </w:p>
    <w:p w14:paraId="09DDCE20" w14:textId="1A6C2941" w:rsidR="005F7B6B" w:rsidRPr="00145984" w:rsidRDefault="006229E2" w:rsidP="00FB1D4F">
      <w:pPr>
        <w:tabs>
          <w:tab w:val="left" w:pos="1395"/>
        </w:tabs>
        <w:jc w:val="right"/>
        <w:rPr>
          <w:ins w:id="87" w:author="Naomi Nash" w:date="2022-04-21T22:46:00Z"/>
          <w:rFonts w:cstheme="minorHAnsi"/>
          <w:sz w:val="24"/>
          <w:szCs w:val="24"/>
        </w:rPr>
      </w:pPr>
      <w:ins w:id="88" w:author="Naomi Nash" w:date="2022-05-01T21:24:00Z">
        <w:r w:rsidRPr="00145984">
          <w:rPr>
            <w:rFonts w:cstheme="minorHAnsi"/>
            <w:sz w:val="24"/>
            <w:szCs w:val="24"/>
            <w:rPrChange w:id="89" w:author="Naomi Nash" w:date="2022-05-01T22:21:00Z">
              <w:rPr>
                <w:sz w:val="24"/>
                <w:szCs w:val="24"/>
                <w:highlight w:val="yellow"/>
              </w:rPr>
            </w:rPrChange>
          </w:rPr>
          <w:fldChar w:fldCharType="begin"/>
        </w:r>
        <w:r w:rsidRPr="00145984">
          <w:rPr>
            <w:rFonts w:cstheme="minorHAnsi"/>
            <w:sz w:val="24"/>
            <w:szCs w:val="24"/>
            <w:rPrChange w:id="90" w:author="Naomi Nash" w:date="2022-05-01T22:21:00Z">
              <w:rPr>
                <w:sz w:val="24"/>
                <w:szCs w:val="24"/>
                <w:highlight w:val="yellow"/>
              </w:rPr>
            </w:rPrChange>
          </w:rPr>
          <w:instrText xml:space="preserve"> HYPERLINK  \l "IntroductarySummary" </w:instrText>
        </w:r>
        <w:r w:rsidRPr="00145984">
          <w:rPr>
            <w:rFonts w:cstheme="minorHAnsi"/>
            <w:sz w:val="24"/>
            <w:szCs w:val="24"/>
            <w:rPrChange w:id="91" w:author="Naomi Nash" w:date="2022-05-01T22:21:00Z">
              <w:rPr>
                <w:sz w:val="24"/>
                <w:szCs w:val="24"/>
                <w:highlight w:val="yellow"/>
              </w:rPr>
            </w:rPrChange>
          </w:rPr>
        </w:r>
        <w:r w:rsidRPr="00145984">
          <w:rPr>
            <w:rFonts w:cstheme="minorHAnsi"/>
            <w:sz w:val="24"/>
            <w:szCs w:val="24"/>
            <w:rPrChange w:id="92" w:author="Naomi Nash" w:date="2022-05-01T22:21:00Z">
              <w:rPr>
                <w:sz w:val="24"/>
                <w:szCs w:val="24"/>
                <w:highlight w:val="yellow"/>
              </w:rPr>
            </w:rPrChange>
          </w:rPr>
          <w:fldChar w:fldCharType="separate"/>
        </w:r>
        <w:r w:rsidR="005F7B6B" w:rsidRPr="00145984">
          <w:rPr>
            <w:rStyle w:val="Hyperlink"/>
            <w:rFonts w:cstheme="minorHAnsi"/>
            <w:sz w:val="24"/>
            <w:szCs w:val="24"/>
            <w:rPrChange w:id="93" w:author="Naomi Nash" w:date="2022-05-01T22:21:00Z">
              <w:rPr>
                <w:rStyle w:val="Hyperlink"/>
                <w:sz w:val="24"/>
                <w:szCs w:val="24"/>
                <w:highlight w:val="yellow"/>
              </w:rPr>
            </w:rPrChange>
          </w:rPr>
          <w:t>Introductory Summary</w:t>
        </w:r>
        <w:r w:rsidRPr="00145984">
          <w:rPr>
            <w:rFonts w:cstheme="minorHAnsi"/>
            <w:sz w:val="24"/>
            <w:szCs w:val="24"/>
            <w:rPrChange w:id="94" w:author="Naomi Nash" w:date="2022-05-01T22:21:00Z">
              <w:rPr>
                <w:sz w:val="24"/>
                <w:szCs w:val="24"/>
                <w:highlight w:val="yellow"/>
              </w:rPr>
            </w:rPrChange>
          </w:rPr>
          <w:fldChar w:fldCharType="end"/>
        </w:r>
      </w:ins>
      <w:ins w:id="95" w:author="Naomi Nash" w:date="2022-05-01T18:13:00Z">
        <w:r w:rsidR="00045D67" w:rsidRPr="00145984">
          <w:rPr>
            <w:rFonts w:cstheme="minorHAnsi"/>
            <w:sz w:val="24"/>
            <w:szCs w:val="24"/>
            <w:rPrChange w:id="96" w:author="Naomi Nash" w:date="2022-05-01T22:21:00Z">
              <w:rPr>
                <w:sz w:val="24"/>
                <w:szCs w:val="24"/>
                <w:highlight w:val="yellow"/>
              </w:rPr>
            </w:rPrChange>
          </w:rPr>
          <w:t xml:space="preserve"> </w:t>
        </w:r>
      </w:ins>
      <w:ins w:id="97" w:author="Naomi Nash" w:date="2022-05-01T18:12:00Z">
        <w:r w:rsidR="00045D67" w:rsidRPr="00145984">
          <w:rPr>
            <w:rFonts w:cstheme="minorHAnsi"/>
            <w:sz w:val="24"/>
            <w:szCs w:val="24"/>
            <w:rPrChange w:id="98" w:author="Naomi Nash" w:date="2022-05-01T22:21:00Z">
              <w:rPr>
                <w:sz w:val="24"/>
                <w:szCs w:val="24"/>
                <w:highlight w:val="yellow"/>
              </w:rPr>
            </w:rPrChange>
          </w:rPr>
          <w:t>…………………………………</w:t>
        </w:r>
      </w:ins>
      <w:ins w:id="99" w:author="Naomi Nash" w:date="2022-05-01T18:13:00Z">
        <w:r w:rsidR="00045D67" w:rsidRPr="00145984">
          <w:rPr>
            <w:rFonts w:cstheme="minorHAnsi"/>
            <w:sz w:val="24"/>
            <w:szCs w:val="24"/>
            <w:rPrChange w:id="100" w:author="Naomi Nash" w:date="2022-05-01T22:21:00Z">
              <w:rPr>
                <w:sz w:val="24"/>
                <w:szCs w:val="24"/>
                <w:highlight w:val="yellow"/>
              </w:rPr>
            </w:rPrChange>
          </w:rPr>
          <w:t>…………..</w:t>
        </w:r>
      </w:ins>
      <w:ins w:id="101" w:author="Naomi Nash" w:date="2022-05-01T18:12:00Z">
        <w:r w:rsidR="00045D67" w:rsidRPr="00145984">
          <w:rPr>
            <w:rFonts w:cstheme="minorHAnsi"/>
            <w:sz w:val="24"/>
            <w:szCs w:val="24"/>
            <w:rPrChange w:id="102" w:author="Naomi Nash" w:date="2022-05-01T22:21:00Z">
              <w:rPr>
                <w:sz w:val="24"/>
                <w:szCs w:val="24"/>
                <w:highlight w:val="yellow"/>
              </w:rPr>
            </w:rPrChange>
          </w:rPr>
          <w:t xml:space="preserve">……………………………………………………………… </w:t>
        </w:r>
      </w:ins>
      <w:ins w:id="103" w:author="Naomi Nash" w:date="2022-05-01T21:22:00Z">
        <w:r w:rsidRPr="00145984">
          <w:rPr>
            <w:rFonts w:cstheme="minorHAnsi"/>
            <w:sz w:val="24"/>
            <w:szCs w:val="24"/>
            <w:rPrChange w:id="104" w:author="Naomi Nash" w:date="2022-05-01T22:21:00Z">
              <w:rPr>
                <w:sz w:val="24"/>
                <w:szCs w:val="24"/>
                <w:highlight w:val="yellow"/>
              </w:rPr>
            </w:rPrChange>
          </w:rPr>
          <w:t>5</w:t>
        </w:r>
      </w:ins>
    </w:p>
    <w:p w14:paraId="24B61634" w14:textId="6ACA2986" w:rsidR="00FB1D4F" w:rsidRPr="00145984" w:rsidRDefault="00FB1D4F" w:rsidP="00FB1D4F">
      <w:pPr>
        <w:tabs>
          <w:tab w:val="left" w:pos="1395"/>
        </w:tabs>
        <w:jc w:val="right"/>
        <w:rPr>
          <w:ins w:id="105" w:author="Naomi Nash" w:date="2022-04-21T22:46:00Z"/>
          <w:rFonts w:cstheme="minorHAnsi"/>
          <w:sz w:val="24"/>
          <w:szCs w:val="24"/>
        </w:rPr>
      </w:pPr>
      <w:ins w:id="106" w:author="Naomi Nash" w:date="2022-04-21T22:46:00Z">
        <w:r w:rsidRPr="00145984">
          <w:rPr>
            <w:rFonts w:cstheme="minorHAnsi"/>
            <w:sz w:val="24"/>
            <w:szCs w:val="24"/>
          </w:rPr>
          <w:t>1.</w:t>
        </w:r>
      </w:ins>
      <w:ins w:id="107" w:author="Naomi Nash" w:date="2022-04-21T22:59:00Z">
        <w:r w:rsidR="00AE1492" w:rsidRPr="00145984">
          <w:rPr>
            <w:rFonts w:cstheme="minorHAnsi"/>
            <w:sz w:val="24"/>
            <w:szCs w:val="24"/>
          </w:rPr>
          <w:fldChar w:fldCharType="begin"/>
        </w:r>
        <w:r w:rsidR="00AE1492" w:rsidRPr="00145984">
          <w:rPr>
            <w:rFonts w:cstheme="minorHAnsi"/>
            <w:sz w:val="24"/>
            <w:szCs w:val="24"/>
          </w:rPr>
          <w:instrText xml:space="preserve"> HYPERLINK  \l "Introduction"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08" w:author="Naomi Nash" w:date="2022-05-01T22:21:00Z">
              <w:rPr>
                <w:rStyle w:val="Hyperlink"/>
                <w:sz w:val="24"/>
                <w:szCs w:val="24"/>
              </w:rPr>
            </w:rPrChange>
          </w:rPr>
          <w:t xml:space="preserve"> Introduction</w:t>
        </w:r>
        <w:r w:rsidR="00AE1492" w:rsidRPr="00145984">
          <w:rPr>
            <w:rFonts w:cstheme="minorHAnsi"/>
            <w:sz w:val="24"/>
            <w:szCs w:val="24"/>
          </w:rPr>
          <w:fldChar w:fldCharType="end"/>
        </w:r>
      </w:ins>
      <w:ins w:id="109" w:author="Naomi Nash" w:date="2022-04-21T22:46:00Z">
        <w:r w:rsidRPr="00145984">
          <w:rPr>
            <w:rFonts w:cstheme="minorHAnsi"/>
            <w:sz w:val="24"/>
            <w:szCs w:val="24"/>
          </w:rPr>
          <w:t xml:space="preserve"> .……………………………………………………………………………………………………………………….. </w:t>
        </w:r>
      </w:ins>
      <w:ins w:id="110" w:author="Naomi Nash" w:date="2022-05-01T21:26:00Z">
        <w:r w:rsidR="009942B2" w:rsidRPr="00145984">
          <w:rPr>
            <w:rFonts w:cstheme="minorHAnsi"/>
            <w:sz w:val="24"/>
            <w:szCs w:val="24"/>
            <w:rPrChange w:id="111" w:author="Naomi Nash" w:date="2022-05-01T22:21:00Z">
              <w:rPr>
                <w:sz w:val="24"/>
                <w:szCs w:val="24"/>
                <w:highlight w:val="yellow"/>
              </w:rPr>
            </w:rPrChange>
          </w:rPr>
          <w:t>7</w:t>
        </w:r>
      </w:ins>
    </w:p>
    <w:p w14:paraId="787E9F34" w14:textId="72CCDBAE" w:rsidR="00FB1D4F" w:rsidRPr="00145984" w:rsidRDefault="00FB1D4F" w:rsidP="00FB1D4F">
      <w:pPr>
        <w:tabs>
          <w:tab w:val="left" w:pos="720"/>
        </w:tabs>
        <w:jc w:val="right"/>
        <w:rPr>
          <w:ins w:id="112" w:author="Naomi Nash" w:date="2022-04-21T22:46:00Z"/>
          <w:rFonts w:cstheme="minorHAnsi"/>
          <w:sz w:val="24"/>
          <w:szCs w:val="24"/>
        </w:rPr>
      </w:pPr>
      <w:ins w:id="113" w:author="Naomi Nash" w:date="2022-04-21T22:46:00Z">
        <w:r w:rsidRPr="00145984">
          <w:rPr>
            <w:rFonts w:cstheme="minorHAnsi"/>
            <w:sz w:val="24"/>
            <w:szCs w:val="24"/>
          </w:rPr>
          <w:tab/>
          <w:t xml:space="preserve">1.1 </w:t>
        </w:r>
      </w:ins>
      <w:ins w:id="114" w:author="Naomi Nash" w:date="2022-04-21T22:59:00Z">
        <w:r w:rsidR="00AE1492" w:rsidRPr="00145984">
          <w:rPr>
            <w:rFonts w:cstheme="minorHAnsi"/>
            <w:sz w:val="24"/>
            <w:szCs w:val="24"/>
          </w:rPr>
          <w:fldChar w:fldCharType="begin"/>
        </w:r>
        <w:r w:rsidR="00AE1492" w:rsidRPr="00145984">
          <w:rPr>
            <w:rFonts w:cstheme="minorHAnsi"/>
            <w:sz w:val="24"/>
            <w:szCs w:val="24"/>
          </w:rPr>
          <w:instrText xml:space="preserve"> HYPERLINK  \l "Purpose"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15" w:author="Naomi Nash" w:date="2022-05-01T22:21:00Z">
              <w:rPr>
                <w:rStyle w:val="Hyperlink"/>
                <w:sz w:val="24"/>
                <w:szCs w:val="24"/>
              </w:rPr>
            </w:rPrChange>
          </w:rPr>
          <w:t>Purpose</w:t>
        </w:r>
        <w:r w:rsidR="00AE1492" w:rsidRPr="00145984">
          <w:rPr>
            <w:rFonts w:cstheme="minorHAnsi"/>
            <w:sz w:val="24"/>
            <w:szCs w:val="24"/>
          </w:rPr>
          <w:fldChar w:fldCharType="end"/>
        </w:r>
      </w:ins>
      <w:ins w:id="116" w:author="Naomi Nash" w:date="2022-04-21T22:46:00Z">
        <w:r w:rsidRPr="00145984">
          <w:rPr>
            <w:rFonts w:cstheme="minorHAnsi"/>
            <w:sz w:val="24"/>
            <w:szCs w:val="24"/>
          </w:rPr>
          <w:t xml:space="preserve"> …………………………………….……………………………………………………………………………. </w:t>
        </w:r>
      </w:ins>
      <w:ins w:id="117" w:author="Naomi Nash" w:date="2022-05-01T21:26:00Z">
        <w:r w:rsidR="003678D3" w:rsidRPr="00145984">
          <w:rPr>
            <w:rFonts w:cstheme="minorHAnsi"/>
            <w:sz w:val="24"/>
            <w:szCs w:val="24"/>
            <w:rPrChange w:id="118" w:author="Naomi Nash" w:date="2022-05-01T22:21:00Z">
              <w:rPr>
                <w:sz w:val="24"/>
                <w:szCs w:val="24"/>
                <w:highlight w:val="yellow"/>
              </w:rPr>
            </w:rPrChange>
          </w:rPr>
          <w:t>7</w:t>
        </w:r>
      </w:ins>
    </w:p>
    <w:p w14:paraId="2CAE97AF" w14:textId="10598B5F" w:rsidR="00FB1D4F" w:rsidRPr="00145984" w:rsidRDefault="00FB1D4F" w:rsidP="00FB1D4F">
      <w:pPr>
        <w:tabs>
          <w:tab w:val="left" w:pos="720"/>
        </w:tabs>
        <w:jc w:val="right"/>
        <w:rPr>
          <w:ins w:id="119" w:author="Naomi Nash" w:date="2022-04-21T22:46:00Z"/>
          <w:rFonts w:cstheme="minorHAnsi"/>
          <w:sz w:val="24"/>
          <w:szCs w:val="24"/>
        </w:rPr>
      </w:pPr>
      <w:ins w:id="120" w:author="Naomi Nash" w:date="2022-04-21T22:46:00Z">
        <w:r w:rsidRPr="00145984">
          <w:rPr>
            <w:rFonts w:cstheme="minorHAnsi"/>
            <w:sz w:val="24"/>
            <w:szCs w:val="24"/>
          </w:rPr>
          <w:tab/>
          <w:t xml:space="preserve">1.2 </w:t>
        </w:r>
      </w:ins>
      <w:ins w:id="121" w:author="Naomi Nash" w:date="2022-04-21T22:59:00Z">
        <w:r w:rsidR="00AE1492" w:rsidRPr="00145984">
          <w:rPr>
            <w:rFonts w:cstheme="minorHAnsi"/>
            <w:sz w:val="24"/>
            <w:szCs w:val="24"/>
          </w:rPr>
          <w:fldChar w:fldCharType="begin"/>
        </w:r>
        <w:r w:rsidR="00AE1492" w:rsidRPr="00145984">
          <w:rPr>
            <w:rFonts w:cstheme="minorHAnsi"/>
            <w:sz w:val="24"/>
            <w:szCs w:val="24"/>
          </w:rPr>
          <w:instrText xml:space="preserve"> HYPERLINK  \l "Charter"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22" w:author="Naomi Nash" w:date="2022-05-01T22:21:00Z">
              <w:rPr>
                <w:rStyle w:val="Hyperlink"/>
                <w:sz w:val="24"/>
                <w:szCs w:val="24"/>
              </w:rPr>
            </w:rPrChange>
          </w:rPr>
          <w:t>Charter</w:t>
        </w:r>
        <w:r w:rsidR="00AE1492" w:rsidRPr="00145984">
          <w:rPr>
            <w:rFonts w:cstheme="minorHAnsi"/>
            <w:sz w:val="24"/>
            <w:szCs w:val="24"/>
          </w:rPr>
          <w:fldChar w:fldCharType="end"/>
        </w:r>
      </w:ins>
      <w:ins w:id="123" w:author="Naomi Nash" w:date="2022-04-21T22:46:00Z">
        <w:r w:rsidRPr="00145984">
          <w:rPr>
            <w:rFonts w:cstheme="minorHAnsi"/>
            <w:sz w:val="24"/>
            <w:szCs w:val="24"/>
          </w:rPr>
          <w:t xml:space="preserve"> …………………………………………………………………………………………………………………… </w:t>
        </w:r>
      </w:ins>
      <w:ins w:id="124" w:author="Naomi Nash" w:date="2022-05-01T21:26:00Z">
        <w:r w:rsidR="003678D3" w:rsidRPr="00145984">
          <w:rPr>
            <w:rFonts w:cstheme="minorHAnsi"/>
            <w:sz w:val="24"/>
            <w:szCs w:val="24"/>
            <w:rPrChange w:id="125" w:author="Naomi Nash" w:date="2022-05-01T22:21:00Z">
              <w:rPr>
                <w:sz w:val="24"/>
                <w:szCs w:val="24"/>
                <w:highlight w:val="yellow"/>
              </w:rPr>
            </w:rPrChange>
          </w:rPr>
          <w:t>7</w:t>
        </w:r>
      </w:ins>
    </w:p>
    <w:p w14:paraId="40FDEFE9" w14:textId="4B945AD7" w:rsidR="00FB1D4F" w:rsidRPr="00145984" w:rsidRDefault="00FB1D4F" w:rsidP="00FB1D4F">
      <w:pPr>
        <w:tabs>
          <w:tab w:val="left" w:pos="720"/>
        </w:tabs>
        <w:jc w:val="right"/>
        <w:rPr>
          <w:ins w:id="126" w:author="Naomi Nash" w:date="2022-04-21T22:46:00Z"/>
          <w:rFonts w:cstheme="minorHAnsi"/>
          <w:sz w:val="24"/>
          <w:szCs w:val="24"/>
        </w:rPr>
      </w:pPr>
      <w:ins w:id="127" w:author="Naomi Nash" w:date="2022-04-21T22:46:00Z">
        <w:r w:rsidRPr="00145984">
          <w:rPr>
            <w:rFonts w:cstheme="minorHAnsi"/>
            <w:sz w:val="24"/>
            <w:szCs w:val="24"/>
          </w:rPr>
          <w:tab/>
          <w:t xml:space="preserve">1.3 </w:t>
        </w:r>
      </w:ins>
      <w:ins w:id="128" w:author="Naomi Nash" w:date="2022-04-21T23:00:00Z">
        <w:r w:rsidR="00AE1492" w:rsidRPr="00145984">
          <w:rPr>
            <w:rFonts w:cstheme="minorHAnsi"/>
            <w:sz w:val="24"/>
            <w:szCs w:val="24"/>
          </w:rPr>
          <w:fldChar w:fldCharType="begin"/>
        </w:r>
        <w:r w:rsidR="00AE1492" w:rsidRPr="00145984">
          <w:rPr>
            <w:rFonts w:cstheme="minorHAnsi"/>
            <w:sz w:val="24"/>
            <w:szCs w:val="24"/>
          </w:rPr>
          <w:instrText xml:space="preserve"> HYPERLINK  \l "DefAcroAb"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29" w:author="Naomi Nash" w:date="2022-05-01T22:21:00Z">
              <w:rPr>
                <w:rStyle w:val="Hyperlink"/>
                <w:sz w:val="24"/>
                <w:szCs w:val="24"/>
              </w:rPr>
            </w:rPrChange>
          </w:rPr>
          <w:t>Definitions, Acronyms, and Abbreviations</w:t>
        </w:r>
        <w:r w:rsidR="00AE1492" w:rsidRPr="00145984">
          <w:rPr>
            <w:rFonts w:cstheme="minorHAnsi"/>
            <w:sz w:val="24"/>
            <w:szCs w:val="24"/>
          </w:rPr>
          <w:fldChar w:fldCharType="end"/>
        </w:r>
      </w:ins>
      <w:ins w:id="130" w:author="Naomi Nash" w:date="2022-04-21T22:46:00Z">
        <w:r w:rsidRPr="00145984">
          <w:rPr>
            <w:rFonts w:cstheme="minorHAnsi"/>
            <w:sz w:val="24"/>
            <w:szCs w:val="24"/>
          </w:rPr>
          <w:t xml:space="preserve"> ……………………………………………………………… </w:t>
        </w:r>
      </w:ins>
      <w:ins w:id="131" w:author="Naomi Nash" w:date="2022-05-01T21:26:00Z">
        <w:r w:rsidR="003678D3" w:rsidRPr="00145984">
          <w:rPr>
            <w:rFonts w:cstheme="minorHAnsi"/>
            <w:sz w:val="24"/>
            <w:szCs w:val="24"/>
            <w:rPrChange w:id="132" w:author="Naomi Nash" w:date="2022-05-01T22:21:00Z">
              <w:rPr>
                <w:sz w:val="24"/>
                <w:szCs w:val="24"/>
                <w:highlight w:val="yellow"/>
              </w:rPr>
            </w:rPrChange>
          </w:rPr>
          <w:t>7</w:t>
        </w:r>
      </w:ins>
    </w:p>
    <w:p w14:paraId="68E9A797" w14:textId="781293CD" w:rsidR="00FB1D4F" w:rsidRPr="00145984" w:rsidRDefault="00FB1D4F" w:rsidP="00FB1D4F">
      <w:pPr>
        <w:tabs>
          <w:tab w:val="left" w:pos="720"/>
        </w:tabs>
        <w:jc w:val="right"/>
        <w:rPr>
          <w:ins w:id="133" w:author="Naomi Nash" w:date="2022-04-21T22:46:00Z"/>
          <w:rFonts w:cstheme="minorHAnsi"/>
          <w:sz w:val="24"/>
          <w:szCs w:val="24"/>
        </w:rPr>
      </w:pPr>
      <w:ins w:id="134" w:author="Naomi Nash" w:date="2022-04-21T22:46:00Z">
        <w:r w:rsidRPr="00145984">
          <w:rPr>
            <w:rFonts w:cstheme="minorHAnsi"/>
            <w:sz w:val="24"/>
            <w:szCs w:val="24"/>
          </w:rPr>
          <w:tab/>
          <w:t xml:space="preserve">1.4 </w:t>
        </w:r>
      </w:ins>
      <w:ins w:id="135" w:author="Naomi Nash" w:date="2022-04-21T23:00:00Z">
        <w:r w:rsidR="00AE1492" w:rsidRPr="00145984">
          <w:rPr>
            <w:rFonts w:cstheme="minorHAnsi"/>
            <w:sz w:val="24"/>
            <w:szCs w:val="24"/>
          </w:rPr>
          <w:fldChar w:fldCharType="begin"/>
        </w:r>
        <w:r w:rsidR="00AE1492" w:rsidRPr="00145984">
          <w:rPr>
            <w:rFonts w:cstheme="minorHAnsi"/>
            <w:sz w:val="24"/>
            <w:szCs w:val="24"/>
          </w:rPr>
          <w:instrText xml:space="preserve"> HYPERLINK  \l "Personas"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36" w:author="Naomi Nash" w:date="2022-05-01T22:21:00Z">
              <w:rPr>
                <w:rStyle w:val="Hyperlink"/>
                <w:sz w:val="24"/>
                <w:szCs w:val="24"/>
              </w:rPr>
            </w:rPrChange>
          </w:rPr>
          <w:t>Personas</w:t>
        </w:r>
        <w:r w:rsidR="00AE1492" w:rsidRPr="00145984">
          <w:rPr>
            <w:rFonts w:cstheme="minorHAnsi"/>
            <w:sz w:val="24"/>
            <w:szCs w:val="24"/>
          </w:rPr>
          <w:fldChar w:fldCharType="end"/>
        </w:r>
      </w:ins>
      <w:ins w:id="137" w:author="Naomi Nash" w:date="2022-04-21T22:46:00Z">
        <w:r w:rsidRPr="00145984">
          <w:rPr>
            <w:rFonts w:cstheme="minorHAnsi"/>
            <w:sz w:val="24"/>
            <w:szCs w:val="24"/>
          </w:rPr>
          <w:t xml:space="preserve"> ………………………………………………………………………………………………………………… </w:t>
        </w:r>
      </w:ins>
      <w:ins w:id="138" w:author="Naomi Nash" w:date="2022-05-01T21:28:00Z">
        <w:r w:rsidR="004E5EB9" w:rsidRPr="00145984">
          <w:rPr>
            <w:rFonts w:cstheme="minorHAnsi"/>
            <w:sz w:val="24"/>
            <w:szCs w:val="24"/>
            <w:rPrChange w:id="139" w:author="Naomi Nash" w:date="2022-05-01T22:21:00Z">
              <w:rPr>
                <w:sz w:val="24"/>
                <w:szCs w:val="24"/>
                <w:highlight w:val="yellow"/>
              </w:rPr>
            </w:rPrChange>
          </w:rPr>
          <w:t>8</w:t>
        </w:r>
      </w:ins>
    </w:p>
    <w:p w14:paraId="66CF45E9" w14:textId="5D971082" w:rsidR="00FB1D4F" w:rsidRPr="00145984" w:rsidRDefault="00FB1D4F" w:rsidP="00FB1D4F">
      <w:pPr>
        <w:tabs>
          <w:tab w:val="left" w:pos="720"/>
        </w:tabs>
        <w:jc w:val="right"/>
        <w:rPr>
          <w:ins w:id="140" w:author="Naomi Nash" w:date="2022-04-21T22:46:00Z"/>
          <w:rFonts w:cstheme="minorHAnsi"/>
          <w:sz w:val="24"/>
          <w:szCs w:val="24"/>
        </w:rPr>
      </w:pPr>
      <w:ins w:id="141" w:author="Naomi Nash" w:date="2022-04-21T22:46:00Z">
        <w:r w:rsidRPr="00145984">
          <w:rPr>
            <w:rFonts w:cstheme="minorHAnsi"/>
            <w:sz w:val="24"/>
            <w:szCs w:val="24"/>
          </w:rPr>
          <w:tab/>
          <w:t xml:space="preserve">1.5 </w:t>
        </w:r>
      </w:ins>
      <w:ins w:id="142"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"InitialScenarios"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43" w:author="Naomi Nash" w:date="2022-05-01T22:21:00Z">
              <w:rPr>
                <w:rStyle w:val="Hyperlink"/>
                <w:sz w:val="24"/>
                <w:szCs w:val="24"/>
              </w:rPr>
            </w:rPrChange>
          </w:rPr>
          <w:t>Initial S</w:t>
        </w:r>
        <w:r w:rsidR="00AE1492" w:rsidRPr="00145984">
          <w:rPr>
            <w:rStyle w:val="Hyperlink"/>
            <w:rFonts w:cstheme="minorHAnsi"/>
            <w:color w:val="auto"/>
            <w:sz w:val="24"/>
            <w:szCs w:val="24"/>
            <w:u w:val="none"/>
            <w:rPrChange w:id="144" w:author="Naomi Nash" w:date="2022-05-01T22:21:00Z">
              <w:rPr>
                <w:rStyle w:val="Hyperlink"/>
                <w:sz w:val="24"/>
                <w:szCs w:val="24"/>
              </w:rPr>
            </w:rPrChange>
          </w:rPr>
          <w:t>cenarios</w:t>
        </w:r>
        <w:r w:rsidR="00AE1492" w:rsidRPr="00145984">
          <w:rPr>
            <w:rFonts w:cstheme="minorHAnsi"/>
            <w:sz w:val="24"/>
            <w:szCs w:val="24"/>
          </w:rPr>
          <w:fldChar w:fldCharType="end"/>
        </w:r>
      </w:ins>
      <w:ins w:id="145" w:author="Naomi Nash" w:date="2022-04-21T22:46:00Z">
        <w:r w:rsidRPr="00145984">
          <w:rPr>
            <w:rFonts w:cstheme="minorHAnsi"/>
            <w:sz w:val="24"/>
            <w:szCs w:val="24"/>
          </w:rPr>
          <w:t xml:space="preserve"> ……………………………………………………………………………………………………… </w:t>
        </w:r>
      </w:ins>
      <w:ins w:id="146" w:author="Naomi Nash" w:date="2022-05-01T21:28:00Z">
        <w:r w:rsidR="004E5EB9" w:rsidRPr="00145984">
          <w:rPr>
            <w:rFonts w:cstheme="minorHAnsi"/>
            <w:sz w:val="24"/>
            <w:szCs w:val="24"/>
            <w:rPrChange w:id="147" w:author="Naomi Nash" w:date="2022-05-01T22:21:00Z">
              <w:rPr>
                <w:sz w:val="24"/>
                <w:szCs w:val="24"/>
                <w:highlight w:val="yellow"/>
              </w:rPr>
            </w:rPrChange>
          </w:rPr>
          <w:t>8</w:t>
        </w:r>
      </w:ins>
    </w:p>
    <w:p w14:paraId="38B9F7BA" w14:textId="192B8AA0" w:rsidR="00FB1D4F" w:rsidRPr="00145984" w:rsidRDefault="00FB1D4F" w:rsidP="00FB1D4F">
      <w:pPr>
        <w:tabs>
          <w:tab w:val="left" w:pos="720"/>
        </w:tabs>
        <w:jc w:val="right"/>
        <w:rPr>
          <w:ins w:id="148" w:author="Naomi Nash" w:date="2022-04-21T22:46:00Z"/>
          <w:rFonts w:cstheme="minorHAnsi"/>
          <w:sz w:val="24"/>
          <w:szCs w:val="24"/>
        </w:rPr>
      </w:pPr>
      <w:ins w:id="149" w:author="Naomi Nash" w:date="2022-04-21T22:46:00Z">
        <w:r w:rsidRPr="00145984">
          <w:rPr>
            <w:rFonts w:cstheme="minorHAnsi"/>
            <w:sz w:val="24"/>
            <w:szCs w:val="24"/>
          </w:rPr>
          <w:tab/>
          <w:t xml:space="preserve">1.6 </w:t>
        </w:r>
      </w:ins>
      <w:ins w:id="150"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"InitialFeatures"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51" w:author="Naomi Nash" w:date="2022-05-01T22:21:00Z">
              <w:rPr>
                <w:rStyle w:val="Hyperlink"/>
                <w:sz w:val="24"/>
                <w:szCs w:val="24"/>
              </w:rPr>
            </w:rPrChange>
          </w:rPr>
          <w:t>Initial Features</w:t>
        </w:r>
        <w:r w:rsidR="00AE1492" w:rsidRPr="00145984">
          <w:rPr>
            <w:rFonts w:cstheme="minorHAnsi"/>
            <w:sz w:val="24"/>
            <w:szCs w:val="24"/>
          </w:rPr>
          <w:fldChar w:fldCharType="end"/>
        </w:r>
      </w:ins>
      <w:ins w:id="152" w:author="Naomi Nash" w:date="2022-04-21T22:46:00Z">
        <w:r w:rsidRPr="00145984">
          <w:rPr>
            <w:rFonts w:cstheme="minorHAnsi"/>
            <w:sz w:val="24"/>
            <w:szCs w:val="24"/>
          </w:rPr>
          <w:t xml:space="preserve"> ……………………………………………………………………………………………………….. </w:t>
        </w:r>
      </w:ins>
      <w:ins w:id="153" w:author="Naomi Nash" w:date="2022-05-01T21:28:00Z">
        <w:r w:rsidR="004E5EB9" w:rsidRPr="00145984">
          <w:rPr>
            <w:rFonts w:cstheme="minorHAnsi"/>
            <w:sz w:val="24"/>
            <w:szCs w:val="24"/>
            <w:rPrChange w:id="154" w:author="Naomi Nash" w:date="2022-05-01T22:21:00Z">
              <w:rPr>
                <w:sz w:val="24"/>
                <w:szCs w:val="24"/>
                <w:highlight w:val="yellow"/>
              </w:rPr>
            </w:rPrChange>
          </w:rPr>
          <w:t>8</w:t>
        </w:r>
      </w:ins>
    </w:p>
    <w:p w14:paraId="51616C9E" w14:textId="35BD40DE" w:rsidR="00FB1D4F" w:rsidRPr="00145984" w:rsidRDefault="00FB1D4F" w:rsidP="00FB1D4F">
      <w:pPr>
        <w:tabs>
          <w:tab w:val="left" w:pos="720"/>
        </w:tabs>
        <w:rPr>
          <w:ins w:id="155" w:author="Naomi Nash" w:date="2022-05-01T18:13:00Z"/>
          <w:rFonts w:cstheme="minorHAnsi"/>
          <w:sz w:val="24"/>
          <w:szCs w:val="24"/>
          <w:rPrChange w:id="156" w:author="Naomi Nash" w:date="2022-05-01T22:21:00Z">
            <w:rPr>
              <w:ins w:id="157" w:author="Naomi Nash" w:date="2022-05-01T18:13:00Z"/>
              <w:sz w:val="24"/>
              <w:szCs w:val="24"/>
              <w:highlight w:val="yellow"/>
            </w:rPr>
          </w:rPrChange>
        </w:rPr>
      </w:pPr>
      <w:ins w:id="158" w:author="Naomi Nash" w:date="2022-04-21T22:46:00Z">
        <w:r w:rsidRPr="00145984">
          <w:rPr>
            <w:rFonts w:cstheme="minorHAnsi"/>
            <w:sz w:val="24"/>
            <w:szCs w:val="24"/>
          </w:rPr>
          <w:tab/>
          <w:t xml:space="preserve">1.7 </w:t>
        </w:r>
      </w:ins>
      <w:ins w:id="159"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"UserStories"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60" w:author="Naomi Nash" w:date="2022-05-01T22:21:00Z">
              <w:rPr>
                <w:rStyle w:val="Hyperlink"/>
                <w:sz w:val="24"/>
                <w:szCs w:val="24"/>
              </w:rPr>
            </w:rPrChange>
          </w:rPr>
          <w:t>User Stories</w:t>
        </w:r>
        <w:r w:rsidR="00AE1492" w:rsidRPr="00145984">
          <w:rPr>
            <w:rFonts w:cstheme="minorHAnsi"/>
            <w:sz w:val="24"/>
            <w:szCs w:val="24"/>
          </w:rPr>
          <w:fldChar w:fldCharType="end"/>
        </w:r>
      </w:ins>
      <w:ins w:id="161" w:author="Naomi Nash" w:date="2022-04-21T22:46:00Z">
        <w:r w:rsidRPr="00145984">
          <w:rPr>
            <w:rFonts w:cstheme="minorHAnsi"/>
            <w:sz w:val="24"/>
            <w:szCs w:val="24"/>
          </w:rPr>
          <w:t xml:space="preserve"> ……………………………………………………………………………………………………………. </w:t>
        </w:r>
      </w:ins>
      <w:ins w:id="162" w:author="Naomi Nash" w:date="2022-05-01T21:28:00Z">
        <w:r w:rsidR="004E5EB9" w:rsidRPr="00145984">
          <w:rPr>
            <w:rFonts w:cstheme="minorHAnsi"/>
            <w:sz w:val="24"/>
            <w:szCs w:val="24"/>
            <w:rPrChange w:id="163" w:author="Naomi Nash" w:date="2022-05-01T22:21:00Z">
              <w:rPr>
                <w:sz w:val="24"/>
                <w:szCs w:val="24"/>
                <w:highlight w:val="yellow"/>
              </w:rPr>
            </w:rPrChange>
          </w:rPr>
          <w:t>8</w:t>
        </w:r>
      </w:ins>
    </w:p>
    <w:p w14:paraId="27F38B1F" w14:textId="61A2122B" w:rsidR="00E045D1" w:rsidRPr="00145984" w:rsidRDefault="00E045D1" w:rsidP="00FB1D4F">
      <w:pPr>
        <w:tabs>
          <w:tab w:val="left" w:pos="720"/>
        </w:tabs>
        <w:rPr>
          <w:ins w:id="164" w:author="Naomi Nash" w:date="2022-04-21T22:46:00Z"/>
          <w:rFonts w:cstheme="minorHAnsi"/>
          <w:sz w:val="24"/>
          <w:szCs w:val="24"/>
        </w:rPr>
      </w:pPr>
      <w:ins w:id="165" w:author="Naomi Nash" w:date="2022-05-01T18:13:00Z">
        <w:r w:rsidRPr="00145984">
          <w:rPr>
            <w:rFonts w:cstheme="minorHAnsi"/>
            <w:sz w:val="24"/>
            <w:szCs w:val="24"/>
            <w:rPrChange w:id="166" w:author="Naomi Nash" w:date="2022-05-01T22:21:00Z">
              <w:rPr>
                <w:sz w:val="24"/>
                <w:szCs w:val="24"/>
                <w:highlight w:val="yellow"/>
              </w:rPr>
            </w:rPrChange>
          </w:rPr>
          <w:tab/>
          <w:t xml:space="preserve">1.8 </w:t>
        </w:r>
      </w:ins>
      <w:ins w:id="167" w:author="Naomi Nash" w:date="2022-05-01T21:29:00Z">
        <w:r w:rsidR="004E5EB9" w:rsidRPr="00145984">
          <w:rPr>
            <w:rFonts w:cstheme="minorHAnsi"/>
            <w:sz w:val="24"/>
            <w:szCs w:val="24"/>
            <w:rPrChange w:id="168" w:author="Naomi Nash" w:date="2022-05-01T22:21:00Z">
              <w:rPr>
                <w:sz w:val="24"/>
                <w:szCs w:val="24"/>
                <w:highlight w:val="yellow"/>
              </w:rPr>
            </w:rPrChange>
          </w:rPr>
          <w:fldChar w:fldCharType="begin"/>
        </w:r>
        <w:r w:rsidR="004E5EB9" w:rsidRPr="00145984">
          <w:rPr>
            <w:rFonts w:cstheme="minorHAnsi"/>
            <w:sz w:val="24"/>
            <w:szCs w:val="24"/>
            <w:rPrChange w:id="169" w:author="Naomi Nash" w:date="2022-05-01T22:21:00Z">
              <w:rPr>
                <w:sz w:val="24"/>
                <w:szCs w:val="24"/>
                <w:highlight w:val="yellow"/>
              </w:rPr>
            </w:rPrChange>
          </w:rPr>
          <w:instrText xml:space="preserve"> HYPERLINK  \l "UserStoriesTasks" </w:instrText>
        </w:r>
        <w:r w:rsidR="004E5EB9" w:rsidRPr="00145984">
          <w:rPr>
            <w:rFonts w:cstheme="minorHAnsi"/>
            <w:sz w:val="24"/>
            <w:szCs w:val="24"/>
            <w:rPrChange w:id="170" w:author="Naomi Nash" w:date="2022-05-01T22:21:00Z">
              <w:rPr>
                <w:sz w:val="24"/>
                <w:szCs w:val="24"/>
                <w:highlight w:val="yellow"/>
              </w:rPr>
            </w:rPrChange>
          </w:rPr>
        </w:r>
        <w:r w:rsidR="004E5EB9" w:rsidRPr="00145984">
          <w:rPr>
            <w:rFonts w:cstheme="minorHAnsi"/>
            <w:sz w:val="24"/>
            <w:szCs w:val="24"/>
            <w:rPrChange w:id="171" w:author="Naomi Nash" w:date="2022-05-01T22:21:00Z">
              <w:rPr>
                <w:sz w:val="24"/>
                <w:szCs w:val="24"/>
                <w:highlight w:val="yellow"/>
              </w:rPr>
            </w:rPrChange>
          </w:rPr>
          <w:fldChar w:fldCharType="separate"/>
        </w:r>
        <w:r w:rsidRPr="00145984">
          <w:rPr>
            <w:rStyle w:val="Hyperlink"/>
            <w:rFonts w:cstheme="minorHAnsi"/>
            <w:sz w:val="24"/>
            <w:szCs w:val="24"/>
            <w:rPrChange w:id="172" w:author="Naomi Nash" w:date="2022-05-01T22:21:00Z">
              <w:rPr>
                <w:rStyle w:val="Hyperlink"/>
                <w:sz w:val="24"/>
                <w:szCs w:val="24"/>
                <w:highlight w:val="yellow"/>
              </w:rPr>
            </w:rPrChange>
          </w:rPr>
          <w:t>User Stories Tasks</w:t>
        </w:r>
        <w:r w:rsidR="004E5EB9" w:rsidRPr="00145984">
          <w:rPr>
            <w:rFonts w:cstheme="minorHAnsi"/>
            <w:sz w:val="24"/>
            <w:szCs w:val="24"/>
            <w:rPrChange w:id="173" w:author="Naomi Nash" w:date="2022-05-01T22:21:00Z">
              <w:rPr>
                <w:sz w:val="24"/>
                <w:szCs w:val="24"/>
                <w:highlight w:val="yellow"/>
              </w:rPr>
            </w:rPrChange>
          </w:rPr>
          <w:fldChar w:fldCharType="end"/>
        </w:r>
      </w:ins>
      <w:ins w:id="174" w:author="Naomi Nash" w:date="2022-05-01T18:13:00Z">
        <w:r w:rsidRPr="00145984">
          <w:rPr>
            <w:rFonts w:cstheme="minorHAnsi"/>
            <w:sz w:val="24"/>
            <w:szCs w:val="24"/>
            <w:rPrChange w:id="175" w:author="Naomi Nash" w:date="2022-05-01T22:21:00Z">
              <w:rPr>
                <w:sz w:val="24"/>
                <w:szCs w:val="24"/>
                <w:highlight w:val="yellow"/>
              </w:rPr>
            </w:rPrChange>
          </w:rPr>
          <w:t xml:space="preserve"> ……………………………………………</w:t>
        </w:r>
      </w:ins>
      <w:ins w:id="176" w:author="Naomi Nash" w:date="2022-05-01T18:14:00Z">
        <w:r w:rsidRPr="00145984">
          <w:rPr>
            <w:rFonts w:cstheme="minorHAnsi"/>
            <w:sz w:val="24"/>
            <w:szCs w:val="24"/>
            <w:rPrChange w:id="177" w:author="Naomi Nash" w:date="2022-05-01T22:21:00Z">
              <w:rPr>
                <w:sz w:val="24"/>
                <w:szCs w:val="24"/>
                <w:highlight w:val="yellow"/>
              </w:rPr>
            </w:rPrChange>
          </w:rPr>
          <w:t xml:space="preserve">…………………………………………………….. </w:t>
        </w:r>
      </w:ins>
      <w:ins w:id="178" w:author="Naomi Nash" w:date="2022-05-01T21:29:00Z">
        <w:r w:rsidR="004E5EB9" w:rsidRPr="00145984">
          <w:rPr>
            <w:rFonts w:cstheme="minorHAnsi"/>
            <w:sz w:val="24"/>
            <w:szCs w:val="24"/>
            <w:rPrChange w:id="179" w:author="Naomi Nash" w:date="2022-05-01T22:21:00Z">
              <w:rPr>
                <w:sz w:val="24"/>
                <w:szCs w:val="24"/>
                <w:highlight w:val="yellow"/>
              </w:rPr>
            </w:rPrChange>
          </w:rPr>
          <w:t>9</w:t>
        </w:r>
      </w:ins>
    </w:p>
    <w:p w14:paraId="2190BF45" w14:textId="27933EFA" w:rsidR="00FB1D4F" w:rsidRPr="00145984" w:rsidRDefault="00FB1D4F" w:rsidP="00FB1D4F">
      <w:pPr>
        <w:tabs>
          <w:tab w:val="left" w:pos="720"/>
        </w:tabs>
        <w:rPr>
          <w:ins w:id="180" w:author="Naomi Nash" w:date="2022-04-21T22:46:00Z"/>
          <w:rFonts w:cstheme="minorHAnsi"/>
          <w:sz w:val="24"/>
          <w:szCs w:val="24"/>
        </w:rPr>
      </w:pPr>
      <w:ins w:id="181" w:author="Naomi Nash" w:date="2022-04-21T22:46:00Z">
        <w:r w:rsidRPr="00145984">
          <w:rPr>
            <w:rFonts w:cstheme="minorHAnsi"/>
            <w:sz w:val="24"/>
            <w:szCs w:val="24"/>
          </w:rPr>
          <w:t xml:space="preserve">2. </w:t>
        </w:r>
      </w:ins>
      <w:ins w:id="182"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"RequestOverview" </w:instrText>
        </w:r>
        <w:r w:rsidR="00AE1492" w:rsidRPr="00145984">
          <w:rPr>
            <w:rFonts w:cstheme="minorHAnsi"/>
            <w:sz w:val="24"/>
            <w:szCs w:val="24"/>
          </w:rPr>
          <w:fldChar w:fldCharType="separate"/>
        </w:r>
      </w:ins>
      <w:ins w:id="183" w:author="Naomi Nash" w:date="2022-05-01T20:00:00Z">
        <w:r w:rsidR="003340D0" w:rsidRPr="00145984">
          <w:rPr>
            <w:rStyle w:val="Hyperlink"/>
            <w:rFonts w:cstheme="minorHAnsi"/>
            <w:color w:val="auto"/>
            <w:sz w:val="24"/>
            <w:szCs w:val="24"/>
            <w:u w:val="none"/>
            <w:rPrChange w:id="184" w:author="Naomi Nash" w:date="2022-05-01T22:21:00Z">
              <w:rPr>
                <w:rStyle w:val="Hyperlink"/>
                <w:color w:val="auto"/>
                <w:sz w:val="24"/>
                <w:szCs w:val="24"/>
                <w:highlight w:val="yellow"/>
                <w:u w:val="none"/>
              </w:rPr>
            </w:rPrChange>
          </w:rPr>
          <w:t>Details and Diagrams</w:t>
        </w:r>
      </w:ins>
      <w:ins w:id="185" w:author="Naomi Nash" w:date="2022-04-21T23:01:00Z">
        <w:r w:rsidRPr="00145984">
          <w:rPr>
            <w:rStyle w:val="Hyperlink"/>
            <w:rFonts w:cstheme="minorHAnsi"/>
            <w:color w:val="auto"/>
            <w:sz w:val="24"/>
            <w:szCs w:val="24"/>
            <w:u w:val="none"/>
            <w:rPrChange w:id="186" w:author="Naomi Nash" w:date="2022-05-01T22:21:00Z">
              <w:rPr>
                <w:rStyle w:val="Hyperlink"/>
                <w:sz w:val="24"/>
                <w:szCs w:val="24"/>
              </w:rPr>
            </w:rPrChange>
          </w:rPr>
          <w:t xml:space="preserve"> Overview</w:t>
        </w:r>
        <w:r w:rsidR="00AE1492" w:rsidRPr="00145984">
          <w:rPr>
            <w:rFonts w:cstheme="minorHAnsi"/>
            <w:sz w:val="24"/>
            <w:szCs w:val="24"/>
          </w:rPr>
          <w:fldChar w:fldCharType="end"/>
        </w:r>
      </w:ins>
      <w:ins w:id="187" w:author="Naomi Nash" w:date="2022-04-21T22:46:00Z">
        <w:r w:rsidRPr="00145984">
          <w:rPr>
            <w:rFonts w:cstheme="minorHAnsi"/>
            <w:sz w:val="24"/>
            <w:szCs w:val="24"/>
          </w:rPr>
          <w:t xml:space="preserve"> ………………</w:t>
        </w:r>
      </w:ins>
      <w:ins w:id="188" w:author="Naomi Nash" w:date="2022-05-01T20:00:00Z">
        <w:r w:rsidR="003340D0" w:rsidRPr="00145984">
          <w:rPr>
            <w:rFonts w:cstheme="minorHAnsi"/>
            <w:sz w:val="24"/>
            <w:szCs w:val="24"/>
            <w:rPrChange w:id="189" w:author="Naomi Nash" w:date="2022-05-01T22:21:00Z">
              <w:rPr>
                <w:sz w:val="24"/>
                <w:szCs w:val="24"/>
                <w:highlight w:val="yellow"/>
              </w:rPr>
            </w:rPrChange>
          </w:rPr>
          <w:t>.</w:t>
        </w:r>
      </w:ins>
      <w:ins w:id="190" w:author="Naomi Nash" w:date="2022-04-21T22:46:00Z">
        <w:r w:rsidRPr="00145984">
          <w:rPr>
            <w:rFonts w:cstheme="minorHAnsi"/>
            <w:sz w:val="24"/>
            <w:szCs w:val="24"/>
          </w:rPr>
          <w:t xml:space="preserve">………………………………………………………………………… </w:t>
        </w:r>
      </w:ins>
      <w:ins w:id="191" w:author="Naomi Nash" w:date="2022-05-01T21:29:00Z">
        <w:r w:rsidR="004E5EB9" w:rsidRPr="00145984">
          <w:rPr>
            <w:rFonts w:cstheme="minorHAnsi"/>
            <w:sz w:val="24"/>
            <w:szCs w:val="24"/>
            <w:rPrChange w:id="192" w:author="Naomi Nash" w:date="2022-05-01T22:21:00Z">
              <w:rPr>
                <w:sz w:val="24"/>
                <w:szCs w:val="24"/>
                <w:highlight w:val="yellow"/>
              </w:rPr>
            </w:rPrChange>
          </w:rPr>
          <w:t>10</w:t>
        </w:r>
      </w:ins>
    </w:p>
    <w:p w14:paraId="490673B0" w14:textId="4891A116" w:rsidR="00FB1D4F" w:rsidRPr="00145984" w:rsidRDefault="00FB1D4F" w:rsidP="00FB1D4F">
      <w:pPr>
        <w:tabs>
          <w:tab w:val="left" w:pos="720"/>
        </w:tabs>
        <w:rPr>
          <w:ins w:id="193" w:author="Naomi Nash" w:date="2022-04-21T22:46:00Z"/>
          <w:rFonts w:cstheme="minorHAnsi"/>
          <w:sz w:val="24"/>
          <w:szCs w:val="24"/>
        </w:rPr>
      </w:pPr>
      <w:ins w:id="194" w:author="Naomi Nash" w:date="2022-04-21T22:46:00Z">
        <w:r w:rsidRPr="00145984">
          <w:rPr>
            <w:rFonts w:cstheme="minorHAnsi"/>
            <w:sz w:val="24"/>
            <w:szCs w:val="24"/>
          </w:rPr>
          <w:tab/>
          <w:t xml:space="preserve">2.1 </w:t>
        </w:r>
      </w:ins>
      <w:ins w:id="195" w:author="Naomi Nash" w:date="2022-04-21T23:01:00Z">
        <w:r w:rsidR="00AE1492" w:rsidRPr="00145984">
          <w:rPr>
            <w:rFonts w:cstheme="minorHAnsi"/>
            <w:sz w:val="24"/>
            <w:szCs w:val="24"/>
          </w:rPr>
          <w:fldChar w:fldCharType="begin"/>
        </w:r>
        <w:r w:rsidR="00AE1492" w:rsidRPr="00145984">
          <w:rPr>
            <w:rFonts w:cstheme="minorHAnsi"/>
            <w:sz w:val="24"/>
            <w:szCs w:val="24"/>
          </w:rPr>
          <w:instrText xml:space="preserve"> HYPERLINK  \l "BackgroundInformation"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196" w:author="Naomi Nash" w:date="2022-05-01T22:21:00Z">
              <w:rPr>
                <w:rStyle w:val="Hyperlink"/>
                <w:sz w:val="24"/>
                <w:szCs w:val="24"/>
              </w:rPr>
            </w:rPrChange>
          </w:rPr>
          <w:t>Background Information</w:t>
        </w:r>
        <w:r w:rsidR="00AE1492" w:rsidRPr="00145984">
          <w:rPr>
            <w:rFonts w:cstheme="minorHAnsi"/>
            <w:sz w:val="24"/>
            <w:szCs w:val="24"/>
          </w:rPr>
          <w:fldChar w:fldCharType="end"/>
        </w:r>
      </w:ins>
      <w:ins w:id="197" w:author="Naomi Nash" w:date="2022-04-21T22:46:00Z">
        <w:r w:rsidRPr="00145984">
          <w:rPr>
            <w:rFonts w:cstheme="minorHAnsi"/>
            <w:sz w:val="24"/>
            <w:szCs w:val="24"/>
          </w:rPr>
          <w:t xml:space="preserve"> ……………………………………………………………………………………</w:t>
        </w:r>
      </w:ins>
      <w:ins w:id="198" w:author="Naomi Nash" w:date="2022-05-01T21:30:00Z">
        <w:r w:rsidR="004E5EB9" w:rsidRPr="00145984">
          <w:rPr>
            <w:rFonts w:cstheme="minorHAnsi"/>
            <w:sz w:val="24"/>
            <w:szCs w:val="24"/>
            <w:rPrChange w:id="199" w:author="Naomi Nash" w:date="2022-05-01T22:21:00Z">
              <w:rPr>
                <w:sz w:val="24"/>
                <w:szCs w:val="24"/>
                <w:highlight w:val="yellow"/>
              </w:rPr>
            </w:rPrChange>
          </w:rPr>
          <w:t>....</w:t>
        </w:r>
      </w:ins>
      <w:ins w:id="200" w:author="Naomi Nash" w:date="2022-04-21T22:46:00Z">
        <w:r w:rsidRPr="00145984">
          <w:rPr>
            <w:rFonts w:cstheme="minorHAnsi"/>
            <w:sz w:val="24"/>
            <w:szCs w:val="24"/>
          </w:rPr>
          <w:t xml:space="preserve"> </w:t>
        </w:r>
      </w:ins>
      <w:ins w:id="201" w:author="Naomi Nash" w:date="2022-05-01T21:30:00Z">
        <w:r w:rsidR="004E5EB9" w:rsidRPr="00145984">
          <w:rPr>
            <w:rFonts w:cstheme="minorHAnsi"/>
            <w:sz w:val="24"/>
            <w:szCs w:val="24"/>
            <w:rPrChange w:id="202" w:author="Naomi Nash" w:date="2022-05-01T22:21:00Z">
              <w:rPr>
                <w:sz w:val="24"/>
                <w:szCs w:val="24"/>
                <w:highlight w:val="yellow"/>
              </w:rPr>
            </w:rPrChange>
          </w:rPr>
          <w:t>10</w:t>
        </w:r>
      </w:ins>
    </w:p>
    <w:p w14:paraId="1790F491" w14:textId="13EF0832" w:rsidR="00FB1D4F" w:rsidRPr="00145984" w:rsidRDefault="00FB1D4F" w:rsidP="00FB1D4F">
      <w:pPr>
        <w:tabs>
          <w:tab w:val="left" w:pos="720"/>
        </w:tabs>
        <w:rPr>
          <w:ins w:id="203" w:author="Naomi Nash" w:date="2022-04-21T22:46:00Z"/>
          <w:rFonts w:cstheme="minorHAnsi"/>
          <w:sz w:val="24"/>
          <w:szCs w:val="24"/>
        </w:rPr>
      </w:pPr>
      <w:ins w:id="204" w:author="Naomi Nash" w:date="2022-04-21T22:46:00Z">
        <w:r w:rsidRPr="00145984">
          <w:rPr>
            <w:rFonts w:cstheme="minorHAnsi"/>
            <w:sz w:val="24"/>
            <w:szCs w:val="24"/>
          </w:rPr>
          <w:tab/>
          <w:t xml:space="preserve">2.2 </w:t>
        </w:r>
      </w:ins>
      <w:ins w:id="205"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"Specificiations"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06" w:author="Naomi Nash" w:date="2022-05-01T22:21:00Z">
              <w:rPr>
                <w:rStyle w:val="Hyperlink"/>
                <w:sz w:val="24"/>
                <w:szCs w:val="24"/>
              </w:rPr>
            </w:rPrChange>
          </w:rPr>
          <w:t>Specifications</w:t>
        </w:r>
        <w:r w:rsidR="00AE1492" w:rsidRPr="00145984">
          <w:rPr>
            <w:rFonts w:cstheme="minorHAnsi"/>
            <w:sz w:val="24"/>
            <w:szCs w:val="24"/>
          </w:rPr>
          <w:fldChar w:fldCharType="end"/>
        </w:r>
      </w:ins>
      <w:ins w:id="207" w:author="Naomi Nash" w:date="2022-04-21T22:46:00Z">
        <w:r w:rsidRPr="00145984">
          <w:rPr>
            <w:rFonts w:cstheme="minorHAnsi"/>
            <w:sz w:val="24"/>
            <w:szCs w:val="24"/>
          </w:rPr>
          <w:t xml:space="preserve"> ……………………………………………………………………………………………………</w:t>
        </w:r>
      </w:ins>
      <w:ins w:id="208" w:author="Naomi Nash" w:date="2022-05-01T21:30:00Z">
        <w:r w:rsidR="004E5EB9" w:rsidRPr="00145984">
          <w:rPr>
            <w:rFonts w:cstheme="minorHAnsi"/>
            <w:sz w:val="24"/>
            <w:szCs w:val="24"/>
            <w:rPrChange w:id="209" w:author="Naomi Nash" w:date="2022-05-01T22:21:00Z">
              <w:rPr>
                <w:sz w:val="24"/>
                <w:szCs w:val="24"/>
                <w:highlight w:val="yellow"/>
              </w:rPr>
            </w:rPrChange>
          </w:rPr>
          <w:t>.</w:t>
        </w:r>
      </w:ins>
      <w:ins w:id="210" w:author="Naomi Nash" w:date="2022-04-21T22:46:00Z">
        <w:r w:rsidRPr="00145984">
          <w:rPr>
            <w:rFonts w:cstheme="minorHAnsi"/>
            <w:sz w:val="24"/>
            <w:szCs w:val="24"/>
          </w:rPr>
          <w:t>…</w:t>
        </w:r>
      </w:ins>
      <w:ins w:id="211" w:author="Naomi Nash" w:date="2022-05-01T21:30:00Z">
        <w:r w:rsidR="004E5EB9" w:rsidRPr="00145984">
          <w:rPr>
            <w:rFonts w:cstheme="minorHAnsi"/>
            <w:sz w:val="24"/>
            <w:szCs w:val="24"/>
            <w:rPrChange w:id="212" w:author="Naomi Nash" w:date="2022-05-01T22:21:00Z">
              <w:rPr>
                <w:sz w:val="24"/>
                <w:szCs w:val="24"/>
                <w:highlight w:val="yellow"/>
              </w:rPr>
            </w:rPrChange>
          </w:rPr>
          <w:t>.</w:t>
        </w:r>
      </w:ins>
      <w:ins w:id="213" w:author="Naomi Nash" w:date="2022-04-21T22:46:00Z">
        <w:r w:rsidRPr="00145984">
          <w:rPr>
            <w:rFonts w:cstheme="minorHAnsi"/>
            <w:sz w:val="24"/>
            <w:szCs w:val="24"/>
          </w:rPr>
          <w:t xml:space="preserve"> </w:t>
        </w:r>
      </w:ins>
      <w:ins w:id="214" w:author="Naomi Nash" w:date="2022-05-01T21:30:00Z">
        <w:r w:rsidR="004E5EB9" w:rsidRPr="00145984">
          <w:rPr>
            <w:rFonts w:cstheme="minorHAnsi"/>
            <w:sz w:val="24"/>
            <w:szCs w:val="24"/>
            <w:rPrChange w:id="215" w:author="Naomi Nash" w:date="2022-05-01T22:21:00Z">
              <w:rPr>
                <w:sz w:val="24"/>
                <w:szCs w:val="24"/>
                <w:highlight w:val="yellow"/>
              </w:rPr>
            </w:rPrChange>
          </w:rPr>
          <w:t>10</w:t>
        </w:r>
      </w:ins>
    </w:p>
    <w:p w14:paraId="2F03190C" w14:textId="4535B807" w:rsidR="00FB1D4F" w:rsidRPr="00145984" w:rsidRDefault="00FB1D4F" w:rsidP="00FB1D4F">
      <w:pPr>
        <w:tabs>
          <w:tab w:val="left" w:pos="720"/>
        </w:tabs>
        <w:rPr>
          <w:ins w:id="216" w:author="Naomi Nash" w:date="2022-05-01T18:16:00Z"/>
          <w:rFonts w:cstheme="minorHAnsi"/>
          <w:sz w:val="24"/>
          <w:szCs w:val="24"/>
          <w:rPrChange w:id="217" w:author="Naomi Nash" w:date="2022-05-01T22:21:00Z">
            <w:rPr>
              <w:ins w:id="218" w:author="Naomi Nash" w:date="2022-05-01T18:16:00Z"/>
              <w:sz w:val="24"/>
              <w:szCs w:val="24"/>
              <w:highlight w:val="yellow"/>
            </w:rPr>
          </w:rPrChange>
        </w:rPr>
      </w:pPr>
      <w:ins w:id="219" w:author="Naomi Nash" w:date="2022-04-21T22:46:00Z">
        <w:r w:rsidRPr="00145984">
          <w:rPr>
            <w:rFonts w:cstheme="minorHAnsi"/>
            <w:sz w:val="24"/>
            <w:szCs w:val="24"/>
          </w:rPr>
          <w:tab/>
          <w:t xml:space="preserve">2.3 </w:t>
        </w:r>
      </w:ins>
      <w:ins w:id="220"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"ProjectPlanSchedule"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21" w:author="Naomi Nash" w:date="2022-05-01T22:21:00Z">
              <w:rPr>
                <w:rStyle w:val="Hyperlink"/>
                <w:sz w:val="24"/>
                <w:szCs w:val="24"/>
              </w:rPr>
            </w:rPrChange>
          </w:rPr>
          <w:t>Project Plan Schedule</w:t>
        </w:r>
        <w:r w:rsidR="00AE1492" w:rsidRPr="00145984">
          <w:rPr>
            <w:rFonts w:cstheme="minorHAnsi"/>
            <w:sz w:val="24"/>
            <w:szCs w:val="24"/>
          </w:rPr>
          <w:fldChar w:fldCharType="end"/>
        </w:r>
      </w:ins>
      <w:ins w:id="222" w:author="Naomi Nash" w:date="2022-04-21T22:46:00Z">
        <w:r w:rsidRPr="00145984">
          <w:rPr>
            <w:rFonts w:cstheme="minorHAnsi"/>
            <w:sz w:val="24"/>
            <w:szCs w:val="24"/>
          </w:rPr>
          <w:t xml:space="preserve"> …………………………………………………………………………………………</w:t>
        </w:r>
      </w:ins>
      <w:ins w:id="223" w:author="Naomi Nash" w:date="2022-05-01T21:30:00Z">
        <w:r w:rsidR="004E5EB9" w:rsidRPr="00145984">
          <w:rPr>
            <w:rFonts w:cstheme="minorHAnsi"/>
            <w:sz w:val="24"/>
            <w:szCs w:val="24"/>
            <w:rPrChange w:id="224" w:author="Naomi Nash" w:date="2022-05-01T22:21:00Z">
              <w:rPr>
                <w:sz w:val="24"/>
                <w:szCs w:val="24"/>
                <w:highlight w:val="yellow"/>
              </w:rPr>
            </w:rPrChange>
          </w:rPr>
          <w:t>..</w:t>
        </w:r>
      </w:ins>
      <w:ins w:id="225" w:author="Naomi Nash" w:date="2022-04-21T22:46:00Z">
        <w:r w:rsidRPr="00145984">
          <w:rPr>
            <w:rFonts w:cstheme="minorHAnsi"/>
            <w:sz w:val="24"/>
            <w:szCs w:val="24"/>
          </w:rPr>
          <w:t xml:space="preserve">. </w:t>
        </w:r>
      </w:ins>
      <w:ins w:id="226" w:author="Naomi Nash" w:date="2022-05-01T21:30:00Z">
        <w:r w:rsidR="004E5EB9" w:rsidRPr="00145984">
          <w:rPr>
            <w:rFonts w:cstheme="minorHAnsi"/>
            <w:sz w:val="24"/>
            <w:szCs w:val="24"/>
            <w:rPrChange w:id="227" w:author="Naomi Nash" w:date="2022-05-01T22:21:00Z">
              <w:rPr>
                <w:sz w:val="24"/>
                <w:szCs w:val="24"/>
                <w:highlight w:val="yellow"/>
              </w:rPr>
            </w:rPrChange>
          </w:rPr>
          <w:t>12</w:t>
        </w:r>
      </w:ins>
    </w:p>
    <w:p w14:paraId="4A6E4247" w14:textId="257B38D5" w:rsidR="00E71ECD" w:rsidRPr="00145984" w:rsidRDefault="00E71ECD" w:rsidP="00FB1D4F">
      <w:pPr>
        <w:tabs>
          <w:tab w:val="left" w:pos="720"/>
        </w:tabs>
        <w:rPr>
          <w:ins w:id="228" w:author="Naomi Nash" w:date="2022-04-21T22:46:00Z"/>
          <w:rFonts w:cstheme="minorHAnsi"/>
          <w:sz w:val="24"/>
          <w:szCs w:val="24"/>
        </w:rPr>
      </w:pPr>
      <w:ins w:id="229" w:author="Naomi Nash" w:date="2022-05-01T18:16:00Z">
        <w:r w:rsidRPr="00145984">
          <w:rPr>
            <w:rFonts w:cstheme="minorHAnsi"/>
            <w:sz w:val="24"/>
            <w:szCs w:val="24"/>
            <w:rPrChange w:id="230" w:author="Naomi Nash" w:date="2022-05-01T22:21:00Z">
              <w:rPr>
                <w:sz w:val="24"/>
                <w:szCs w:val="24"/>
                <w:highlight w:val="yellow"/>
              </w:rPr>
            </w:rPrChange>
          </w:rPr>
          <w:tab/>
          <w:t xml:space="preserve">2.4 </w:t>
        </w:r>
      </w:ins>
      <w:ins w:id="231" w:author="Naomi Nash" w:date="2022-05-01T21:31:00Z">
        <w:r w:rsidR="0078072C" w:rsidRPr="00145984">
          <w:rPr>
            <w:rFonts w:cstheme="minorHAnsi"/>
            <w:sz w:val="24"/>
            <w:szCs w:val="24"/>
            <w:rPrChange w:id="232" w:author="Naomi Nash" w:date="2022-05-01T22:21:00Z">
              <w:rPr>
                <w:sz w:val="24"/>
                <w:szCs w:val="24"/>
                <w:highlight w:val="yellow"/>
              </w:rPr>
            </w:rPrChange>
          </w:rPr>
          <w:fldChar w:fldCharType="begin"/>
        </w:r>
        <w:r w:rsidR="0078072C" w:rsidRPr="00145984">
          <w:rPr>
            <w:rFonts w:cstheme="minorHAnsi"/>
            <w:sz w:val="24"/>
            <w:szCs w:val="24"/>
            <w:rPrChange w:id="233" w:author="Naomi Nash" w:date="2022-05-01T22:21:00Z">
              <w:rPr>
                <w:sz w:val="24"/>
                <w:szCs w:val="24"/>
                <w:highlight w:val="yellow"/>
              </w:rPr>
            </w:rPrChange>
          </w:rPr>
          <w:instrText xml:space="preserve"> HYPERLINK  \l "IndividualLearningPlans" </w:instrText>
        </w:r>
        <w:r w:rsidR="0078072C" w:rsidRPr="00145984">
          <w:rPr>
            <w:rFonts w:cstheme="minorHAnsi"/>
            <w:sz w:val="24"/>
            <w:szCs w:val="24"/>
            <w:rPrChange w:id="234" w:author="Naomi Nash" w:date="2022-05-01T22:21:00Z">
              <w:rPr>
                <w:sz w:val="24"/>
                <w:szCs w:val="24"/>
                <w:highlight w:val="yellow"/>
              </w:rPr>
            </w:rPrChange>
          </w:rPr>
        </w:r>
        <w:r w:rsidR="0078072C" w:rsidRPr="00145984">
          <w:rPr>
            <w:rFonts w:cstheme="minorHAnsi"/>
            <w:sz w:val="24"/>
            <w:szCs w:val="24"/>
            <w:rPrChange w:id="235" w:author="Naomi Nash" w:date="2022-05-01T22:21:00Z">
              <w:rPr>
                <w:sz w:val="24"/>
                <w:szCs w:val="24"/>
                <w:highlight w:val="yellow"/>
              </w:rPr>
            </w:rPrChange>
          </w:rPr>
          <w:fldChar w:fldCharType="separate"/>
        </w:r>
        <w:r w:rsidRPr="00145984">
          <w:rPr>
            <w:rStyle w:val="Hyperlink"/>
            <w:rFonts w:cstheme="minorHAnsi"/>
            <w:sz w:val="24"/>
            <w:szCs w:val="24"/>
            <w:rPrChange w:id="236" w:author="Naomi Nash" w:date="2022-05-01T22:21:00Z">
              <w:rPr>
                <w:rStyle w:val="Hyperlink"/>
                <w:sz w:val="24"/>
                <w:szCs w:val="24"/>
                <w:highlight w:val="yellow"/>
              </w:rPr>
            </w:rPrChange>
          </w:rPr>
          <w:t>Individual Learning Plans</w:t>
        </w:r>
        <w:r w:rsidR="0078072C" w:rsidRPr="00145984">
          <w:rPr>
            <w:rFonts w:cstheme="minorHAnsi"/>
            <w:sz w:val="24"/>
            <w:szCs w:val="24"/>
            <w:rPrChange w:id="237" w:author="Naomi Nash" w:date="2022-05-01T22:21:00Z">
              <w:rPr>
                <w:sz w:val="24"/>
                <w:szCs w:val="24"/>
                <w:highlight w:val="yellow"/>
              </w:rPr>
            </w:rPrChange>
          </w:rPr>
          <w:fldChar w:fldCharType="end"/>
        </w:r>
      </w:ins>
      <w:ins w:id="238" w:author="Naomi Nash" w:date="2022-05-01T18:16:00Z">
        <w:r w:rsidRPr="00145984">
          <w:rPr>
            <w:rFonts w:cstheme="minorHAnsi"/>
            <w:sz w:val="24"/>
            <w:szCs w:val="24"/>
            <w:rPrChange w:id="239" w:author="Naomi Nash" w:date="2022-05-01T22:21:00Z">
              <w:rPr>
                <w:sz w:val="24"/>
                <w:szCs w:val="24"/>
                <w:highlight w:val="yellow"/>
              </w:rPr>
            </w:rPrChange>
          </w:rPr>
          <w:t xml:space="preserve"> …………………………………………………………………………………</w:t>
        </w:r>
      </w:ins>
      <w:ins w:id="240" w:author="Naomi Nash" w:date="2022-05-01T21:31:00Z">
        <w:r w:rsidR="004E5EB9" w:rsidRPr="00145984">
          <w:rPr>
            <w:rFonts w:cstheme="minorHAnsi"/>
            <w:sz w:val="24"/>
            <w:szCs w:val="24"/>
            <w:rPrChange w:id="241" w:author="Naomi Nash" w:date="2022-05-01T22:21:00Z">
              <w:rPr>
                <w:sz w:val="24"/>
                <w:szCs w:val="24"/>
                <w:highlight w:val="yellow"/>
              </w:rPr>
            </w:rPrChange>
          </w:rPr>
          <w:t>…</w:t>
        </w:r>
      </w:ins>
      <w:ins w:id="242" w:author="Naomi Nash" w:date="2022-05-01T18:16:00Z">
        <w:r w:rsidRPr="00145984">
          <w:rPr>
            <w:rFonts w:cstheme="minorHAnsi"/>
            <w:sz w:val="24"/>
            <w:szCs w:val="24"/>
            <w:rPrChange w:id="243" w:author="Naomi Nash" w:date="2022-05-01T22:21:00Z">
              <w:rPr>
                <w:sz w:val="24"/>
                <w:szCs w:val="24"/>
                <w:highlight w:val="yellow"/>
              </w:rPr>
            </w:rPrChange>
          </w:rPr>
          <w:t xml:space="preserve">… </w:t>
        </w:r>
      </w:ins>
      <w:ins w:id="244" w:author="Naomi Nash" w:date="2022-05-01T21:30:00Z">
        <w:r w:rsidR="004E5EB9" w:rsidRPr="00145984">
          <w:rPr>
            <w:rFonts w:cstheme="minorHAnsi"/>
            <w:sz w:val="24"/>
            <w:szCs w:val="24"/>
            <w:rPrChange w:id="245" w:author="Naomi Nash" w:date="2022-05-01T22:21:00Z">
              <w:rPr>
                <w:sz w:val="24"/>
                <w:szCs w:val="24"/>
                <w:highlight w:val="yellow"/>
              </w:rPr>
            </w:rPrChange>
          </w:rPr>
          <w:t>12</w:t>
        </w:r>
      </w:ins>
    </w:p>
    <w:p w14:paraId="24E4A7F2" w14:textId="6353D2C6" w:rsidR="00FB1D4F" w:rsidRPr="00145984" w:rsidRDefault="00FB1D4F" w:rsidP="00FB1D4F">
      <w:pPr>
        <w:tabs>
          <w:tab w:val="left" w:pos="720"/>
        </w:tabs>
        <w:rPr>
          <w:ins w:id="246" w:author="Naomi Nash" w:date="2022-04-21T22:46:00Z"/>
          <w:rFonts w:cstheme="minorHAnsi"/>
          <w:sz w:val="24"/>
          <w:szCs w:val="24"/>
        </w:rPr>
      </w:pPr>
      <w:ins w:id="247" w:author="Naomi Nash" w:date="2022-04-21T22:46:00Z">
        <w:r w:rsidRPr="00145984">
          <w:rPr>
            <w:rFonts w:cstheme="minorHAnsi"/>
            <w:sz w:val="24"/>
            <w:szCs w:val="24"/>
          </w:rPr>
          <w:tab/>
          <w:t>2.</w:t>
        </w:r>
      </w:ins>
      <w:ins w:id="248" w:author="Naomi Nash" w:date="2022-05-01T18:15:00Z">
        <w:r w:rsidR="00E71ECD" w:rsidRPr="00145984">
          <w:rPr>
            <w:rFonts w:cstheme="minorHAnsi"/>
            <w:sz w:val="24"/>
            <w:szCs w:val="24"/>
            <w:rPrChange w:id="249" w:author="Naomi Nash" w:date="2022-05-01T22:21:00Z">
              <w:rPr>
                <w:sz w:val="24"/>
                <w:szCs w:val="24"/>
                <w:highlight w:val="yellow"/>
              </w:rPr>
            </w:rPrChange>
          </w:rPr>
          <w:t>5</w:t>
        </w:r>
      </w:ins>
      <w:ins w:id="250" w:author="Naomi Nash" w:date="2022-04-21T22:46:00Z">
        <w:r w:rsidRPr="00145984">
          <w:rPr>
            <w:rFonts w:cstheme="minorHAnsi"/>
            <w:sz w:val="24"/>
            <w:szCs w:val="24"/>
          </w:rPr>
          <w:t xml:space="preserve"> </w:t>
        </w:r>
      </w:ins>
      <w:ins w:id="251"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"DataDictionary"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52" w:author="Naomi Nash" w:date="2022-05-01T22:21:00Z">
              <w:rPr>
                <w:rStyle w:val="Hyperlink"/>
                <w:sz w:val="24"/>
                <w:szCs w:val="24"/>
              </w:rPr>
            </w:rPrChange>
          </w:rPr>
          <w:t>Data Dictionary</w:t>
        </w:r>
        <w:r w:rsidR="00AE1492" w:rsidRPr="00145984">
          <w:rPr>
            <w:rFonts w:cstheme="minorHAnsi"/>
            <w:sz w:val="24"/>
            <w:szCs w:val="24"/>
          </w:rPr>
          <w:fldChar w:fldCharType="end"/>
        </w:r>
      </w:ins>
      <w:ins w:id="253" w:author="Naomi Nash" w:date="2022-04-21T22:46:00Z">
        <w:r w:rsidRPr="00145984">
          <w:rPr>
            <w:rFonts w:cstheme="minorHAnsi"/>
            <w:sz w:val="24"/>
            <w:szCs w:val="24"/>
          </w:rPr>
          <w:t xml:space="preserve"> …………………………………………………………………………………………………</w:t>
        </w:r>
      </w:ins>
      <w:ins w:id="254" w:author="Naomi Nash" w:date="2022-05-01T21:32:00Z">
        <w:r w:rsidR="00331ED4" w:rsidRPr="00145984">
          <w:rPr>
            <w:rFonts w:cstheme="minorHAnsi"/>
            <w:sz w:val="24"/>
            <w:szCs w:val="24"/>
            <w:rPrChange w:id="255" w:author="Naomi Nash" w:date="2022-05-01T22:21:00Z">
              <w:rPr>
                <w:sz w:val="24"/>
                <w:szCs w:val="24"/>
                <w:highlight w:val="yellow"/>
              </w:rPr>
            </w:rPrChange>
          </w:rPr>
          <w:t>.</w:t>
        </w:r>
      </w:ins>
      <w:ins w:id="256" w:author="Naomi Nash" w:date="2022-04-21T22:46:00Z">
        <w:r w:rsidRPr="00145984">
          <w:rPr>
            <w:rFonts w:cstheme="minorHAnsi"/>
            <w:sz w:val="24"/>
            <w:szCs w:val="24"/>
          </w:rPr>
          <w:t xml:space="preserve">…. </w:t>
        </w:r>
      </w:ins>
      <w:ins w:id="257" w:author="Naomi Nash" w:date="2022-05-01T21:32:00Z">
        <w:r w:rsidR="00331ED4" w:rsidRPr="00145984">
          <w:rPr>
            <w:rFonts w:cstheme="minorHAnsi"/>
            <w:sz w:val="24"/>
            <w:szCs w:val="24"/>
            <w:rPrChange w:id="258" w:author="Naomi Nash" w:date="2022-05-01T22:21:00Z">
              <w:rPr>
                <w:sz w:val="24"/>
                <w:szCs w:val="24"/>
                <w:highlight w:val="yellow"/>
              </w:rPr>
            </w:rPrChange>
          </w:rPr>
          <w:t>13</w:t>
        </w:r>
      </w:ins>
    </w:p>
    <w:p w14:paraId="730BA66F" w14:textId="78F428C4" w:rsidR="00FB1D4F" w:rsidRPr="00145984" w:rsidRDefault="00FB1D4F" w:rsidP="00FB1D4F">
      <w:pPr>
        <w:tabs>
          <w:tab w:val="left" w:pos="720"/>
        </w:tabs>
        <w:rPr>
          <w:ins w:id="259" w:author="Naomi Nash" w:date="2022-04-21T22:46:00Z"/>
          <w:rFonts w:cstheme="minorHAnsi"/>
          <w:sz w:val="24"/>
          <w:szCs w:val="24"/>
        </w:rPr>
      </w:pPr>
      <w:ins w:id="260" w:author="Naomi Nash" w:date="2022-04-21T22:46:00Z">
        <w:r w:rsidRPr="00145984">
          <w:rPr>
            <w:rFonts w:cstheme="minorHAnsi"/>
            <w:sz w:val="24"/>
            <w:szCs w:val="24"/>
          </w:rPr>
          <w:tab/>
          <w:t>2.</w:t>
        </w:r>
      </w:ins>
      <w:ins w:id="261" w:author="Naomi Nash" w:date="2022-05-01T18:17:00Z">
        <w:r w:rsidR="001073C1" w:rsidRPr="00145984">
          <w:rPr>
            <w:rFonts w:cstheme="minorHAnsi"/>
            <w:sz w:val="24"/>
            <w:szCs w:val="24"/>
            <w:rPrChange w:id="262" w:author="Naomi Nash" w:date="2022-05-01T22:21:00Z">
              <w:rPr>
                <w:sz w:val="24"/>
                <w:szCs w:val="24"/>
                <w:highlight w:val="yellow"/>
              </w:rPr>
            </w:rPrChange>
          </w:rPr>
          <w:t>6</w:t>
        </w:r>
      </w:ins>
      <w:ins w:id="263" w:author="Naomi Nash" w:date="2022-04-21T22:46:00Z">
        <w:r w:rsidRPr="00145984">
          <w:rPr>
            <w:rFonts w:cstheme="minorHAnsi"/>
            <w:sz w:val="24"/>
            <w:szCs w:val="24"/>
          </w:rPr>
          <w:t xml:space="preserve"> </w:t>
        </w:r>
      </w:ins>
      <w:ins w:id="264" w:author="Naomi Nash" w:date="2022-04-21T23:02:00Z">
        <w:r w:rsidR="00AE1492" w:rsidRPr="00145984">
          <w:rPr>
            <w:rFonts w:cstheme="minorHAnsi"/>
            <w:sz w:val="24"/>
            <w:szCs w:val="24"/>
          </w:rPr>
          <w:fldChar w:fldCharType="begin"/>
        </w:r>
        <w:r w:rsidR="00AE1492" w:rsidRPr="00145984">
          <w:rPr>
            <w:rFonts w:cstheme="minorHAnsi"/>
            <w:sz w:val="24"/>
            <w:szCs w:val="24"/>
          </w:rPr>
          <w:instrText xml:space="preserve"> HYPERLINK  \l "RolesAndResponsabilites" </w:instrText>
        </w:r>
        <w:r w:rsidR="00AE1492" w:rsidRPr="00145984">
          <w:rPr>
            <w:rFonts w:cstheme="minorHAnsi"/>
            <w:sz w:val="24"/>
            <w:szCs w:val="24"/>
          </w:rPr>
          <w:fldChar w:fldCharType="separate"/>
        </w:r>
        <w:r w:rsidRPr="00145984">
          <w:rPr>
            <w:rStyle w:val="Hyperlink"/>
            <w:rFonts w:cstheme="minorHAnsi"/>
            <w:color w:val="auto"/>
            <w:sz w:val="24"/>
            <w:szCs w:val="24"/>
            <w:u w:val="none"/>
            <w:rPrChange w:id="265" w:author="Naomi Nash" w:date="2022-05-01T22:21:00Z">
              <w:rPr>
                <w:rStyle w:val="Hyperlink"/>
                <w:sz w:val="24"/>
                <w:szCs w:val="24"/>
              </w:rPr>
            </w:rPrChange>
          </w:rPr>
          <w:t>Roles and Responsibilities</w:t>
        </w:r>
        <w:r w:rsidRPr="00145984">
          <w:rPr>
            <w:rStyle w:val="Hyperlink"/>
            <w:rFonts w:cstheme="minorHAnsi"/>
            <w:color w:val="auto"/>
            <w:sz w:val="24"/>
            <w:szCs w:val="24"/>
            <w:u w:val="none"/>
            <w:rPrChange w:id="266" w:author="Naomi Nash" w:date="2022-05-01T22:21:00Z">
              <w:rPr>
                <w:rStyle w:val="Hyperlink"/>
                <w:sz w:val="24"/>
                <w:szCs w:val="24"/>
              </w:rPr>
            </w:rPrChange>
          </w:rPr>
          <w:tab/>
        </w:r>
        <w:r w:rsidR="00AE1492" w:rsidRPr="00145984">
          <w:rPr>
            <w:rFonts w:cstheme="minorHAnsi"/>
            <w:sz w:val="24"/>
            <w:szCs w:val="24"/>
          </w:rPr>
          <w:fldChar w:fldCharType="end"/>
        </w:r>
      </w:ins>
      <w:ins w:id="267" w:author="Naomi Nash" w:date="2022-04-21T22:46:00Z">
        <w:r w:rsidRPr="00145984">
          <w:rPr>
            <w:rFonts w:cstheme="minorHAnsi"/>
            <w:sz w:val="24"/>
            <w:szCs w:val="24"/>
          </w:rPr>
          <w:t xml:space="preserve"> ………………………………………………………………………………</w:t>
        </w:r>
      </w:ins>
      <w:ins w:id="268" w:author="Naomi Nash" w:date="2022-05-01T21:32:00Z">
        <w:r w:rsidR="00331ED4" w:rsidRPr="00145984">
          <w:rPr>
            <w:rFonts w:cstheme="minorHAnsi"/>
            <w:sz w:val="24"/>
            <w:szCs w:val="24"/>
            <w:rPrChange w:id="269" w:author="Naomi Nash" w:date="2022-05-01T22:21:00Z">
              <w:rPr>
                <w:sz w:val="24"/>
                <w:szCs w:val="24"/>
                <w:highlight w:val="yellow"/>
              </w:rPr>
            </w:rPrChange>
          </w:rPr>
          <w:t>……</w:t>
        </w:r>
      </w:ins>
      <w:ins w:id="270" w:author="Naomi Nash" w:date="2022-04-21T22:46:00Z">
        <w:r w:rsidRPr="00145984">
          <w:rPr>
            <w:rFonts w:cstheme="minorHAnsi"/>
            <w:sz w:val="24"/>
            <w:szCs w:val="24"/>
          </w:rPr>
          <w:t xml:space="preserve">. </w:t>
        </w:r>
      </w:ins>
      <w:ins w:id="271" w:author="Naomi Nash" w:date="2022-05-01T21:32:00Z">
        <w:r w:rsidR="00331ED4" w:rsidRPr="00145984">
          <w:rPr>
            <w:rFonts w:cstheme="minorHAnsi"/>
            <w:sz w:val="24"/>
            <w:szCs w:val="24"/>
            <w:rPrChange w:id="272" w:author="Naomi Nash" w:date="2022-05-01T22:21:00Z">
              <w:rPr>
                <w:sz w:val="24"/>
                <w:szCs w:val="24"/>
                <w:highlight w:val="yellow"/>
              </w:rPr>
            </w:rPrChange>
          </w:rPr>
          <w:t>13</w:t>
        </w:r>
      </w:ins>
    </w:p>
    <w:p w14:paraId="20FCE105" w14:textId="3EE3F9D4" w:rsidR="00FB1D4F" w:rsidRPr="00145984" w:rsidRDefault="00FB1D4F" w:rsidP="00FB1D4F">
      <w:pPr>
        <w:tabs>
          <w:tab w:val="left" w:pos="720"/>
        </w:tabs>
        <w:rPr>
          <w:ins w:id="273" w:author="Naomi Nash" w:date="2022-04-21T22:46:00Z"/>
          <w:rFonts w:cstheme="minorHAnsi"/>
          <w:sz w:val="24"/>
          <w:szCs w:val="24"/>
        </w:rPr>
      </w:pPr>
      <w:ins w:id="274" w:author="Naomi Nash" w:date="2022-04-21T22:46:00Z">
        <w:r w:rsidRPr="00145984">
          <w:rPr>
            <w:rFonts w:cstheme="minorHAnsi"/>
            <w:sz w:val="24"/>
            <w:szCs w:val="24"/>
          </w:rPr>
          <w:tab/>
          <w:t xml:space="preserve">2.7 </w:t>
        </w:r>
      </w:ins>
      <w:ins w:id="275" w:author="Naomi Nash" w:date="2022-04-21T23:02:00Z">
        <w:r w:rsidR="00024BA0" w:rsidRPr="00145984">
          <w:rPr>
            <w:rFonts w:cstheme="minorHAnsi"/>
            <w:sz w:val="24"/>
            <w:szCs w:val="24"/>
          </w:rPr>
          <w:fldChar w:fldCharType="begin"/>
        </w:r>
        <w:r w:rsidR="00024BA0" w:rsidRPr="00145984">
          <w:rPr>
            <w:rFonts w:cstheme="minorHAnsi"/>
            <w:sz w:val="24"/>
            <w:szCs w:val="24"/>
          </w:rPr>
          <w:instrText xml:space="preserve"> HYPERLINK  \l "SoftwareDiagram" </w:instrText>
        </w:r>
        <w:r w:rsidR="00024BA0" w:rsidRPr="00145984">
          <w:rPr>
            <w:rFonts w:cstheme="minorHAnsi"/>
            <w:sz w:val="24"/>
            <w:szCs w:val="24"/>
          </w:rPr>
          <w:fldChar w:fldCharType="separate"/>
        </w:r>
        <w:r w:rsidRPr="00145984">
          <w:rPr>
            <w:rStyle w:val="Hyperlink"/>
            <w:rFonts w:cstheme="minorHAnsi"/>
            <w:color w:val="auto"/>
            <w:sz w:val="24"/>
            <w:szCs w:val="24"/>
            <w:u w:val="none"/>
            <w:rPrChange w:id="276" w:author="Naomi Nash" w:date="2022-05-01T22:21:00Z">
              <w:rPr>
                <w:rStyle w:val="Hyperlink"/>
                <w:sz w:val="24"/>
                <w:szCs w:val="24"/>
              </w:rPr>
            </w:rPrChange>
          </w:rPr>
          <w:t>Software Diagram</w:t>
        </w:r>
        <w:r w:rsidR="00024BA0" w:rsidRPr="00145984">
          <w:rPr>
            <w:rFonts w:cstheme="minorHAnsi"/>
            <w:sz w:val="24"/>
            <w:szCs w:val="24"/>
          </w:rPr>
          <w:fldChar w:fldCharType="end"/>
        </w:r>
      </w:ins>
      <w:ins w:id="277" w:author="Naomi Nash" w:date="2022-04-21T22:46:00Z">
        <w:r w:rsidRPr="00145984">
          <w:rPr>
            <w:rFonts w:cstheme="minorHAnsi"/>
            <w:sz w:val="24"/>
            <w:szCs w:val="24"/>
          </w:rPr>
          <w:t xml:space="preserve"> ………………………………………………………………………………………………</w:t>
        </w:r>
      </w:ins>
      <w:ins w:id="278" w:author="Naomi Nash" w:date="2022-05-01T21:32:00Z">
        <w:r w:rsidR="00331ED4" w:rsidRPr="00145984">
          <w:rPr>
            <w:rFonts w:cstheme="minorHAnsi"/>
            <w:sz w:val="24"/>
            <w:szCs w:val="24"/>
            <w:rPrChange w:id="279" w:author="Naomi Nash" w:date="2022-05-01T22:21:00Z">
              <w:rPr>
                <w:sz w:val="24"/>
                <w:szCs w:val="24"/>
                <w:highlight w:val="yellow"/>
              </w:rPr>
            </w:rPrChange>
          </w:rPr>
          <w:t>..</w:t>
        </w:r>
      </w:ins>
      <w:ins w:id="280" w:author="Naomi Nash" w:date="2022-04-21T22:46:00Z">
        <w:r w:rsidRPr="00145984">
          <w:rPr>
            <w:rFonts w:cstheme="minorHAnsi"/>
            <w:sz w:val="24"/>
            <w:szCs w:val="24"/>
          </w:rPr>
          <w:t xml:space="preserve">. </w:t>
        </w:r>
      </w:ins>
      <w:ins w:id="281" w:author="Naomi Nash" w:date="2022-05-01T21:32:00Z">
        <w:r w:rsidR="00331ED4" w:rsidRPr="00145984">
          <w:rPr>
            <w:rFonts w:cstheme="minorHAnsi"/>
            <w:sz w:val="24"/>
            <w:szCs w:val="24"/>
            <w:rPrChange w:id="282" w:author="Naomi Nash" w:date="2022-05-01T22:21:00Z">
              <w:rPr>
                <w:sz w:val="24"/>
                <w:szCs w:val="24"/>
                <w:highlight w:val="yellow"/>
              </w:rPr>
            </w:rPrChange>
          </w:rPr>
          <w:t>14</w:t>
        </w:r>
      </w:ins>
    </w:p>
    <w:p w14:paraId="2051377D" w14:textId="36AAB1D8" w:rsidR="00FB1D4F" w:rsidRPr="00145984" w:rsidRDefault="00FB1D4F" w:rsidP="00FB1D4F">
      <w:pPr>
        <w:tabs>
          <w:tab w:val="left" w:pos="720"/>
        </w:tabs>
        <w:rPr>
          <w:ins w:id="283" w:author="Naomi Nash" w:date="2022-04-21T22:46:00Z"/>
          <w:rFonts w:cstheme="minorHAnsi"/>
        </w:rPr>
      </w:pPr>
      <w:ins w:id="284" w:author="Naomi Nash" w:date="2022-04-21T22:46:00Z">
        <w:r w:rsidRPr="00145984">
          <w:rPr>
            <w:rFonts w:cstheme="minorHAnsi"/>
          </w:rPr>
          <w:tab/>
          <w:t xml:space="preserve">2.8 </w:t>
        </w:r>
      </w:ins>
      <w:ins w:id="285" w:author="Naomi Nash" w:date="2022-04-21T23:02:00Z">
        <w:r w:rsidR="00024BA0" w:rsidRPr="00145984">
          <w:rPr>
            <w:rFonts w:cstheme="minorHAnsi"/>
          </w:rPr>
          <w:fldChar w:fldCharType="begin"/>
        </w:r>
        <w:r w:rsidR="00024BA0" w:rsidRPr="00145984">
          <w:rPr>
            <w:rFonts w:cstheme="minorHAnsi"/>
          </w:rPr>
          <w:instrText xml:space="preserve"> HYPERLINK  \l "InsfrastructureDiagram" </w:instrText>
        </w:r>
        <w:r w:rsidR="00024BA0" w:rsidRPr="00145984">
          <w:rPr>
            <w:rFonts w:cstheme="minorHAnsi"/>
          </w:rPr>
          <w:fldChar w:fldCharType="separate"/>
        </w:r>
        <w:r w:rsidRPr="00145984">
          <w:rPr>
            <w:rStyle w:val="Hyperlink"/>
            <w:rFonts w:cstheme="minorHAnsi"/>
            <w:color w:val="auto"/>
            <w:u w:val="none"/>
            <w:rPrChange w:id="286" w:author="Naomi Nash" w:date="2022-05-01T22:21:00Z">
              <w:rPr>
                <w:rStyle w:val="Hyperlink"/>
              </w:rPr>
            </w:rPrChange>
          </w:rPr>
          <w:t>Infrastructure Diagram</w:t>
        </w:r>
        <w:r w:rsidR="00024BA0" w:rsidRPr="00145984">
          <w:rPr>
            <w:rFonts w:cstheme="minorHAnsi"/>
          </w:rPr>
          <w:fldChar w:fldCharType="end"/>
        </w:r>
      </w:ins>
      <w:ins w:id="287" w:author="Naomi Nash" w:date="2022-04-21T22:46:00Z">
        <w:r w:rsidRPr="00145984">
          <w:rPr>
            <w:rFonts w:cstheme="minorHAnsi"/>
          </w:rPr>
          <w:t xml:space="preserve"> …………………………………………………………………………………………………</w:t>
        </w:r>
      </w:ins>
      <w:ins w:id="288" w:author="Naomi Nash" w:date="2022-05-01T21:33:00Z">
        <w:r w:rsidR="00331ED4" w:rsidRPr="00145984">
          <w:rPr>
            <w:rFonts w:cstheme="minorHAnsi"/>
            <w:rPrChange w:id="289" w:author="Naomi Nash" w:date="2022-05-01T22:21:00Z">
              <w:rPr>
                <w:highlight w:val="yellow"/>
              </w:rPr>
            </w:rPrChange>
          </w:rPr>
          <w:t>….</w:t>
        </w:r>
      </w:ins>
      <w:ins w:id="290" w:author="Naomi Nash" w:date="2022-04-21T22:49:00Z">
        <w:r w:rsidR="006A474D" w:rsidRPr="00145984">
          <w:rPr>
            <w:rFonts w:cstheme="minorHAnsi"/>
          </w:rPr>
          <w:t>..</w:t>
        </w:r>
      </w:ins>
      <w:ins w:id="291" w:author="Naomi Nash" w:date="2022-04-21T22:46:00Z">
        <w:r w:rsidRPr="00145984">
          <w:rPr>
            <w:rFonts w:cstheme="minorHAnsi"/>
          </w:rPr>
          <w:t xml:space="preserve"> </w:t>
        </w:r>
      </w:ins>
      <w:ins w:id="292" w:author="Naomi Nash" w:date="2022-05-01T21:33:00Z">
        <w:r w:rsidR="00331ED4" w:rsidRPr="00145984">
          <w:rPr>
            <w:rFonts w:cstheme="minorHAnsi"/>
            <w:rPrChange w:id="293" w:author="Naomi Nash" w:date="2022-05-01T22:21:00Z">
              <w:rPr>
                <w:highlight w:val="yellow"/>
              </w:rPr>
            </w:rPrChange>
          </w:rPr>
          <w:t>15</w:t>
        </w:r>
      </w:ins>
    </w:p>
    <w:p w14:paraId="66CA7280" w14:textId="019A00E0" w:rsidR="00FB1D4F" w:rsidRPr="00145984" w:rsidRDefault="00FB1D4F" w:rsidP="00FB1D4F">
      <w:pPr>
        <w:tabs>
          <w:tab w:val="left" w:pos="720"/>
        </w:tabs>
        <w:rPr>
          <w:ins w:id="294" w:author="Naomi Nash" w:date="2022-04-21T22:46:00Z"/>
          <w:rFonts w:cstheme="minorHAnsi"/>
        </w:rPr>
      </w:pPr>
      <w:ins w:id="295" w:author="Naomi Nash" w:date="2022-04-21T22:46:00Z">
        <w:r w:rsidRPr="00145984">
          <w:rPr>
            <w:rFonts w:cstheme="minorHAnsi"/>
          </w:rPr>
          <w:tab/>
          <w:t xml:space="preserve">2.9 </w:t>
        </w:r>
      </w:ins>
      <w:ins w:id="296" w:author="Naomi Nash" w:date="2022-04-21T23:03:00Z">
        <w:r w:rsidR="00024BA0" w:rsidRPr="00145984">
          <w:rPr>
            <w:rFonts w:cstheme="minorHAnsi"/>
          </w:rPr>
          <w:fldChar w:fldCharType="begin"/>
        </w:r>
        <w:r w:rsidR="00024BA0" w:rsidRPr="00145984">
          <w:rPr>
            <w:rFonts w:cstheme="minorHAnsi"/>
          </w:rPr>
          <w:instrText xml:space="preserve"> HYPERLINK  \l "UseCasesDiagram" </w:instrText>
        </w:r>
        <w:r w:rsidR="00024BA0" w:rsidRPr="00145984">
          <w:rPr>
            <w:rFonts w:cstheme="minorHAnsi"/>
          </w:rPr>
          <w:fldChar w:fldCharType="separate"/>
        </w:r>
        <w:r w:rsidRPr="00145984">
          <w:rPr>
            <w:rStyle w:val="Hyperlink"/>
            <w:rFonts w:cstheme="minorHAnsi"/>
            <w:color w:val="auto"/>
            <w:u w:val="none"/>
            <w:rPrChange w:id="297" w:author="Naomi Nash" w:date="2022-05-01T22:21:00Z">
              <w:rPr>
                <w:rStyle w:val="Hyperlink"/>
              </w:rPr>
            </w:rPrChange>
          </w:rPr>
          <w:t>Use Case</w:t>
        </w:r>
      </w:ins>
      <w:ins w:id="298" w:author="Naomi Nash" w:date="2022-05-01T18:17:00Z">
        <w:r w:rsidR="00797802" w:rsidRPr="00145984">
          <w:rPr>
            <w:rStyle w:val="Hyperlink"/>
            <w:rFonts w:cstheme="minorHAnsi"/>
            <w:color w:val="auto"/>
            <w:u w:val="none"/>
            <w:rPrChange w:id="299" w:author="Naomi Nash" w:date="2022-05-01T22:21:00Z">
              <w:rPr>
                <w:rStyle w:val="Hyperlink"/>
                <w:color w:val="auto"/>
                <w:highlight w:val="yellow"/>
                <w:u w:val="none"/>
              </w:rPr>
            </w:rPrChange>
          </w:rPr>
          <w:t>/Process Fl</w:t>
        </w:r>
      </w:ins>
      <w:ins w:id="300" w:author="Naomi Nash" w:date="2022-05-01T18:18:00Z">
        <w:r w:rsidR="00797802" w:rsidRPr="00145984">
          <w:rPr>
            <w:rStyle w:val="Hyperlink"/>
            <w:rFonts w:cstheme="minorHAnsi"/>
            <w:color w:val="auto"/>
            <w:u w:val="none"/>
            <w:rPrChange w:id="301" w:author="Naomi Nash" w:date="2022-05-01T22:21:00Z">
              <w:rPr>
                <w:rStyle w:val="Hyperlink"/>
                <w:color w:val="auto"/>
                <w:highlight w:val="yellow"/>
                <w:u w:val="none"/>
              </w:rPr>
            </w:rPrChange>
          </w:rPr>
          <w:t>ow</w:t>
        </w:r>
      </w:ins>
      <w:ins w:id="302" w:author="Naomi Nash" w:date="2022-04-21T23:03:00Z">
        <w:r w:rsidRPr="00145984">
          <w:rPr>
            <w:rStyle w:val="Hyperlink"/>
            <w:rFonts w:cstheme="minorHAnsi"/>
            <w:color w:val="auto"/>
            <w:u w:val="none"/>
            <w:rPrChange w:id="303" w:author="Naomi Nash" w:date="2022-05-01T22:21:00Z">
              <w:rPr>
                <w:rStyle w:val="Hyperlink"/>
              </w:rPr>
            </w:rPrChange>
          </w:rPr>
          <w:t xml:space="preserve"> Diagram</w:t>
        </w:r>
        <w:r w:rsidR="00024BA0" w:rsidRPr="00145984">
          <w:rPr>
            <w:rFonts w:cstheme="minorHAnsi"/>
          </w:rPr>
          <w:fldChar w:fldCharType="end"/>
        </w:r>
      </w:ins>
      <w:ins w:id="304" w:author="Naomi Nash" w:date="2022-04-21T22:46:00Z">
        <w:r w:rsidRPr="00145984">
          <w:rPr>
            <w:rFonts w:cstheme="minorHAnsi"/>
          </w:rPr>
          <w:t xml:space="preserve"> ……………………………………………………</w:t>
        </w:r>
      </w:ins>
      <w:ins w:id="305" w:author="Naomi Nash" w:date="2022-05-01T18:18:00Z">
        <w:r w:rsidR="00797802" w:rsidRPr="00145984">
          <w:rPr>
            <w:rFonts w:cstheme="minorHAnsi"/>
            <w:rPrChange w:id="306" w:author="Naomi Nash" w:date="2022-05-01T22:21:00Z">
              <w:rPr>
                <w:highlight w:val="yellow"/>
              </w:rPr>
            </w:rPrChange>
          </w:rPr>
          <w:t>.</w:t>
        </w:r>
      </w:ins>
      <w:ins w:id="307" w:author="Naomi Nash" w:date="2022-04-21T22:46:00Z">
        <w:r w:rsidRPr="00145984">
          <w:rPr>
            <w:rFonts w:cstheme="minorHAnsi"/>
          </w:rPr>
          <w:t xml:space="preserve">…………………………………. </w:t>
        </w:r>
      </w:ins>
      <w:ins w:id="308" w:author="Naomi Nash" w:date="2022-05-01T21:33:00Z">
        <w:r w:rsidR="00331ED4" w:rsidRPr="00145984">
          <w:rPr>
            <w:rFonts w:cstheme="minorHAnsi"/>
            <w:rPrChange w:id="309" w:author="Naomi Nash" w:date="2022-05-01T22:21:00Z">
              <w:rPr>
                <w:highlight w:val="yellow"/>
              </w:rPr>
            </w:rPrChange>
          </w:rPr>
          <w:t>16</w:t>
        </w:r>
      </w:ins>
    </w:p>
    <w:p w14:paraId="7F978C43" w14:textId="22FDE7F3" w:rsidR="00FB1D4F" w:rsidRPr="00145984" w:rsidRDefault="00FB1D4F" w:rsidP="00FB1D4F">
      <w:pPr>
        <w:tabs>
          <w:tab w:val="left" w:pos="720"/>
        </w:tabs>
        <w:rPr>
          <w:ins w:id="310" w:author="Naomi Nash" w:date="2022-04-21T22:46:00Z"/>
          <w:rFonts w:cstheme="minorHAnsi"/>
        </w:rPr>
      </w:pPr>
      <w:ins w:id="311" w:author="Naomi Nash" w:date="2022-04-21T22:46:00Z">
        <w:r w:rsidRPr="00145984">
          <w:rPr>
            <w:rFonts w:cstheme="minorHAnsi"/>
          </w:rPr>
          <w:tab/>
          <w:t xml:space="preserve">2.10 </w:t>
        </w:r>
      </w:ins>
      <w:ins w:id="312" w:author="Naomi Nash" w:date="2022-04-21T23:03:00Z">
        <w:r w:rsidR="00024BA0" w:rsidRPr="00145984">
          <w:rPr>
            <w:rFonts w:cstheme="minorHAnsi"/>
          </w:rPr>
          <w:fldChar w:fldCharType="begin"/>
        </w:r>
        <w:r w:rsidR="00024BA0" w:rsidRPr="00145984">
          <w:rPr>
            <w:rFonts w:cstheme="minorHAnsi"/>
          </w:rPr>
          <w:instrText xml:space="preserve"> HYPERLINK  \l "UserBasedFunctionalitiesDiagram" </w:instrText>
        </w:r>
        <w:r w:rsidR="00024BA0" w:rsidRPr="00145984">
          <w:rPr>
            <w:rFonts w:cstheme="minorHAnsi"/>
          </w:rPr>
          <w:fldChar w:fldCharType="separate"/>
        </w:r>
        <w:r w:rsidRPr="00145984">
          <w:rPr>
            <w:rStyle w:val="Hyperlink"/>
            <w:rFonts w:cstheme="minorHAnsi"/>
            <w:color w:val="auto"/>
            <w:u w:val="none"/>
            <w:rPrChange w:id="313" w:author="Naomi Nash" w:date="2022-05-01T22:21:00Z">
              <w:rPr>
                <w:rStyle w:val="Hyperlink"/>
              </w:rPr>
            </w:rPrChange>
          </w:rPr>
          <w:t>User-Based Functionality Diagram</w:t>
        </w:r>
        <w:r w:rsidR="00024BA0" w:rsidRPr="00145984">
          <w:rPr>
            <w:rFonts w:cstheme="minorHAnsi"/>
          </w:rPr>
          <w:fldChar w:fldCharType="end"/>
        </w:r>
      </w:ins>
      <w:ins w:id="314" w:author="Naomi Nash" w:date="2022-04-21T22:46:00Z">
        <w:r w:rsidRPr="00145984">
          <w:rPr>
            <w:rFonts w:cstheme="minorHAnsi"/>
          </w:rPr>
          <w:t xml:space="preserve"> ………………………………………………………………………………</w:t>
        </w:r>
      </w:ins>
      <w:ins w:id="315" w:author="Naomi Nash" w:date="2022-04-21T22:48:00Z">
        <w:r w:rsidR="003E59E5" w:rsidRPr="00145984">
          <w:rPr>
            <w:rFonts w:cstheme="minorHAnsi"/>
          </w:rPr>
          <w:t>….</w:t>
        </w:r>
      </w:ins>
      <w:ins w:id="316" w:author="Naomi Nash" w:date="2022-04-21T22:46:00Z">
        <w:r w:rsidRPr="00145984">
          <w:rPr>
            <w:rFonts w:cstheme="minorHAnsi"/>
          </w:rPr>
          <w:t xml:space="preserve">. </w:t>
        </w:r>
      </w:ins>
      <w:ins w:id="317" w:author="Naomi Nash" w:date="2022-05-01T21:33:00Z">
        <w:r w:rsidR="00331ED4" w:rsidRPr="00145984">
          <w:rPr>
            <w:rFonts w:cstheme="minorHAnsi"/>
            <w:rPrChange w:id="318" w:author="Naomi Nash" w:date="2022-05-01T22:21:00Z">
              <w:rPr>
                <w:highlight w:val="yellow"/>
              </w:rPr>
            </w:rPrChange>
          </w:rPr>
          <w:t>17</w:t>
        </w:r>
      </w:ins>
    </w:p>
    <w:p w14:paraId="73ECD887" w14:textId="0F446D7A" w:rsidR="00FB1D4F" w:rsidRPr="00145984" w:rsidRDefault="00FB1D4F" w:rsidP="00FB1D4F">
      <w:pPr>
        <w:tabs>
          <w:tab w:val="left" w:pos="720"/>
        </w:tabs>
        <w:rPr>
          <w:ins w:id="319" w:author="Naomi Nash" w:date="2022-04-21T22:46:00Z"/>
          <w:rFonts w:cstheme="minorHAnsi"/>
        </w:rPr>
      </w:pPr>
      <w:ins w:id="320" w:author="Naomi Nash" w:date="2022-04-21T22:46:00Z">
        <w:r w:rsidRPr="00145984">
          <w:rPr>
            <w:rFonts w:cstheme="minorHAnsi"/>
          </w:rPr>
          <w:tab/>
          <w:t xml:space="preserve">2.11 </w:t>
        </w:r>
      </w:ins>
      <w:ins w:id="321" w:author="Naomi Nash" w:date="2022-04-21T23:03:00Z">
        <w:r w:rsidR="00024BA0" w:rsidRPr="00145984">
          <w:rPr>
            <w:rFonts w:cstheme="minorHAnsi"/>
          </w:rPr>
          <w:fldChar w:fldCharType="begin"/>
        </w:r>
        <w:r w:rsidR="00024BA0" w:rsidRPr="00145984">
          <w:rPr>
            <w:rFonts w:cstheme="minorHAnsi"/>
          </w:rPr>
          <w:instrText xml:space="preserve"> HYPERLINK  \l "DatabaseDiagram" </w:instrText>
        </w:r>
        <w:r w:rsidR="00024BA0" w:rsidRPr="00145984">
          <w:rPr>
            <w:rFonts w:cstheme="minorHAnsi"/>
          </w:rPr>
          <w:fldChar w:fldCharType="separate"/>
        </w:r>
        <w:r w:rsidRPr="00145984">
          <w:rPr>
            <w:rStyle w:val="Hyperlink"/>
            <w:rFonts w:cstheme="minorHAnsi"/>
            <w:color w:val="auto"/>
            <w:u w:val="none"/>
            <w:rPrChange w:id="322" w:author="Naomi Nash" w:date="2022-05-01T22:21:00Z">
              <w:rPr>
                <w:rStyle w:val="Hyperlink"/>
              </w:rPr>
            </w:rPrChange>
          </w:rPr>
          <w:t>Database Diagram</w:t>
        </w:r>
        <w:r w:rsidR="00024BA0" w:rsidRPr="00145984">
          <w:rPr>
            <w:rFonts w:cstheme="minorHAnsi"/>
          </w:rPr>
          <w:fldChar w:fldCharType="end"/>
        </w:r>
      </w:ins>
      <w:ins w:id="323" w:author="Naomi Nash" w:date="2022-04-21T22:46:00Z">
        <w:r w:rsidRPr="00145984">
          <w:rPr>
            <w:rFonts w:cstheme="minorHAnsi"/>
          </w:rPr>
          <w:t xml:space="preserve"> …………………………………………………………………………………………………………</w:t>
        </w:r>
      </w:ins>
      <w:ins w:id="324" w:author="Naomi Nash" w:date="2022-04-21T22:48:00Z">
        <w:r w:rsidR="003E59E5" w:rsidRPr="00145984">
          <w:rPr>
            <w:rFonts w:cstheme="minorHAnsi"/>
          </w:rPr>
          <w:t>.</w:t>
        </w:r>
      </w:ins>
      <w:ins w:id="325" w:author="Naomi Nash" w:date="2022-04-21T22:46:00Z">
        <w:r w:rsidRPr="00145984">
          <w:rPr>
            <w:rFonts w:cstheme="minorHAnsi"/>
          </w:rPr>
          <w:t xml:space="preserve">. </w:t>
        </w:r>
      </w:ins>
      <w:ins w:id="326" w:author="Naomi Nash" w:date="2022-04-21T22:48:00Z">
        <w:r w:rsidR="003E59E5" w:rsidRPr="00145984">
          <w:rPr>
            <w:rFonts w:cstheme="minorHAnsi"/>
          </w:rPr>
          <w:t>1</w:t>
        </w:r>
      </w:ins>
      <w:ins w:id="327" w:author="Naomi Nash" w:date="2022-05-01T21:33:00Z">
        <w:r w:rsidR="00331ED4" w:rsidRPr="00145984">
          <w:rPr>
            <w:rFonts w:cstheme="minorHAnsi"/>
            <w:rPrChange w:id="328" w:author="Naomi Nash" w:date="2022-05-01T22:21:00Z">
              <w:rPr>
                <w:highlight w:val="yellow"/>
              </w:rPr>
            </w:rPrChange>
          </w:rPr>
          <w:t>8</w:t>
        </w:r>
      </w:ins>
    </w:p>
    <w:p w14:paraId="603BAC5A" w14:textId="06767164" w:rsidR="00FB1D4F" w:rsidRPr="00145984" w:rsidRDefault="00FB1D4F" w:rsidP="00FB1D4F">
      <w:pPr>
        <w:tabs>
          <w:tab w:val="left" w:pos="720"/>
        </w:tabs>
        <w:rPr>
          <w:ins w:id="329" w:author="Naomi Nash" w:date="2022-04-21T22:46:00Z"/>
          <w:rFonts w:cstheme="minorHAnsi"/>
        </w:rPr>
      </w:pPr>
      <w:ins w:id="330" w:author="Naomi Nash" w:date="2022-04-21T22:46:00Z">
        <w:r w:rsidRPr="00145984">
          <w:rPr>
            <w:rFonts w:cstheme="minorHAnsi"/>
          </w:rPr>
          <w:tab/>
          <w:t xml:space="preserve">2.12 </w:t>
        </w:r>
      </w:ins>
      <w:ins w:id="331" w:author="Naomi Nash" w:date="2022-04-21T23:03:00Z">
        <w:r w:rsidR="00024BA0" w:rsidRPr="00145984">
          <w:rPr>
            <w:rFonts w:cstheme="minorHAnsi"/>
          </w:rPr>
          <w:fldChar w:fldCharType="begin"/>
        </w:r>
        <w:r w:rsidR="00024BA0" w:rsidRPr="00145984">
          <w:rPr>
            <w:rFonts w:cstheme="minorHAnsi"/>
          </w:rPr>
          <w:instrText xml:space="preserve"> HYPERLINK  \l "ManualUploadTestingDiagram" </w:instrText>
        </w:r>
        <w:r w:rsidR="00024BA0" w:rsidRPr="00145984">
          <w:rPr>
            <w:rFonts w:cstheme="minorHAnsi"/>
          </w:rPr>
          <w:fldChar w:fldCharType="separate"/>
        </w:r>
        <w:r w:rsidRPr="00145984">
          <w:rPr>
            <w:rStyle w:val="Hyperlink"/>
            <w:rFonts w:cstheme="minorHAnsi"/>
            <w:color w:val="auto"/>
            <w:u w:val="none"/>
            <w:rPrChange w:id="332" w:author="Naomi Nash" w:date="2022-05-01T22:21:00Z">
              <w:rPr>
                <w:rStyle w:val="Hyperlink"/>
              </w:rPr>
            </w:rPrChange>
          </w:rPr>
          <w:t>Manual Upload Testing Diagram</w:t>
        </w:r>
        <w:r w:rsidR="00024BA0" w:rsidRPr="00145984">
          <w:rPr>
            <w:rFonts w:cstheme="minorHAnsi"/>
          </w:rPr>
          <w:fldChar w:fldCharType="end"/>
        </w:r>
      </w:ins>
      <w:ins w:id="333" w:author="Naomi Nash" w:date="2022-04-21T22:46:00Z">
        <w:r w:rsidRPr="00145984">
          <w:rPr>
            <w:rFonts w:cstheme="minorHAnsi"/>
          </w:rPr>
          <w:t xml:space="preserve"> …………………………………………………………………………………….. </w:t>
        </w:r>
      </w:ins>
      <w:ins w:id="334" w:author="Naomi Nash" w:date="2022-04-21T22:48:00Z">
        <w:r w:rsidR="003E59E5" w:rsidRPr="00145984">
          <w:rPr>
            <w:rFonts w:cstheme="minorHAnsi"/>
          </w:rPr>
          <w:t>1</w:t>
        </w:r>
      </w:ins>
      <w:ins w:id="335" w:author="Naomi Nash" w:date="2022-05-01T21:33:00Z">
        <w:r w:rsidR="00331ED4" w:rsidRPr="00145984">
          <w:rPr>
            <w:rFonts w:cstheme="minorHAnsi"/>
            <w:rPrChange w:id="336" w:author="Naomi Nash" w:date="2022-05-01T22:21:00Z">
              <w:rPr>
                <w:highlight w:val="yellow"/>
              </w:rPr>
            </w:rPrChange>
          </w:rPr>
          <w:t>8</w:t>
        </w:r>
      </w:ins>
    </w:p>
    <w:p w14:paraId="6C4FD587" w14:textId="5530D78C" w:rsidR="00FB1D4F" w:rsidRPr="00145984" w:rsidRDefault="00FB1D4F" w:rsidP="00FB1D4F">
      <w:pPr>
        <w:tabs>
          <w:tab w:val="left" w:pos="720"/>
        </w:tabs>
        <w:rPr>
          <w:ins w:id="337" w:author="Naomi Nash" w:date="2022-05-01T21:37:00Z"/>
          <w:rFonts w:cstheme="minorHAnsi"/>
          <w:rPrChange w:id="338" w:author="Naomi Nash" w:date="2022-05-01T22:21:00Z">
            <w:rPr>
              <w:ins w:id="339" w:author="Naomi Nash" w:date="2022-05-01T21:37:00Z"/>
              <w:highlight w:val="yellow"/>
            </w:rPr>
          </w:rPrChange>
        </w:rPr>
      </w:pPr>
      <w:ins w:id="340" w:author="Naomi Nash" w:date="2022-04-21T22:46:00Z">
        <w:r w:rsidRPr="00145984">
          <w:rPr>
            <w:rFonts w:cstheme="minorHAnsi"/>
          </w:rPr>
          <w:lastRenderedPageBreak/>
          <w:tab/>
          <w:t xml:space="preserve">2.13 </w:t>
        </w:r>
      </w:ins>
      <w:ins w:id="341" w:author="Naomi Nash" w:date="2022-04-21T23:04:00Z">
        <w:r w:rsidR="00024BA0" w:rsidRPr="00145984">
          <w:rPr>
            <w:rFonts w:cstheme="minorHAnsi"/>
          </w:rPr>
          <w:fldChar w:fldCharType="begin"/>
        </w:r>
        <w:r w:rsidR="00024BA0" w:rsidRPr="00145984">
          <w:rPr>
            <w:rFonts w:cstheme="minorHAnsi"/>
          </w:rPr>
          <w:instrText xml:space="preserve"> HYPERLINK  \l "AutomatedTestingDiagram" </w:instrText>
        </w:r>
        <w:r w:rsidR="00024BA0" w:rsidRPr="00145984">
          <w:rPr>
            <w:rFonts w:cstheme="minorHAnsi"/>
          </w:rPr>
          <w:fldChar w:fldCharType="separate"/>
        </w:r>
        <w:r w:rsidRPr="00145984">
          <w:rPr>
            <w:rStyle w:val="Hyperlink"/>
            <w:rFonts w:cstheme="minorHAnsi"/>
            <w:color w:val="auto"/>
            <w:u w:val="none"/>
            <w:rPrChange w:id="342" w:author="Naomi Nash" w:date="2022-05-01T22:21:00Z">
              <w:rPr>
                <w:rStyle w:val="Hyperlink"/>
              </w:rPr>
            </w:rPrChange>
          </w:rPr>
          <w:t>Automated Testing Diagram</w:t>
        </w:r>
        <w:r w:rsidR="00024BA0" w:rsidRPr="00145984">
          <w:rPr>
            <w:rFonts w:cstheme="minorHAnsi"/>
          </w:rPr>
          <w:fldChar w:fldCharType="end"/>
        </w:r>
      </w:ins>
      <w:ins w:id="343" w:author="Naomi Nash" w:date="2022-04-21T22:46:00Z">
        <w:r w:rsidRPr="00145984">
          <w:rPr>
            <w:rFonts w:cstheme="minorHAnsi"/>
          </w:rPr>
          <w:t xml:space="preserve"> …………………………………………………………………………………………</w:t>
        </w:r>
      </w:ins>
      <w:ins w:id="344" w:author="Naomi Nash" w:date="2022-04-21T22:48:00Z">
        <w:r w:rsidR="003E59E5" w:rsidRPr="00145984">
          <w:rPr>
            <w:rFonts w:cstheme="minorHAnsi"/>
          </w:rPr>
          <w:t>..</w:t>
        </w:r>
      </w:ins>
      <w:ins w:id="345" w:author="Naomi Nash" w:date="2022-04-21T22:46:00Z">
        <w:r w:rsidRPr="00145984">
          <w:rPr>
            <w:rFonts w:cstheme="minorHAnsi"/>
          </w:rPr>
          <w:t xml:space="preserve">. </w:t>
        </w:r>
      </w:ins>
      <w:ins w:id="346" w:author="Naomi Nash" w:date="2022-04-21T22:48:00Z">
        <w:r w:rsidR="003E59E5" w:rsidRPr="00145984">
          <w:rPr>
            <w:rFonts w:cstheme="minorHAnsi"/>
          </w:rPr>
          <w:t>1</w:t>
        </w:r>
      </w:ins>
      <w:ins w:id="347" w:author="Naomi Nash" w:date="2022-05-01T21:35:00Z">
        <w:r w:rsidR="00331ED4" w:rsidRPr="00145984">
          <w:rPr>
            <w:rFonts w:cstheme="minorHAnsi"/>
            <w:rPrChange w:id="348" w:author="Naomi Nash" w:date="2022-05-01T22:21:00Z">
              <w:rPr>
                <w:highlight w:val="yellow"/>
              </w:rPr>
            </w:rPrChange>
          </w:rPr>
          <w:t>9</w:t>
        </w:r>
      </w:ins>
    </w:p>
    <w:p w14:paraId="7C066CD9" w14:textId="34E699BA" w:rsidR="00F52133" w:rsidRPr="00145984" w:rsidRDefault="00F52133" w:rsidP="00FB1D4F">
      <w:pPr>
        <w:tabs>
          <w:tab w:val="left" w:pos="720"/>
        </w:tabs>
        <w:rPr>
          <w:ins w:id="349" w:author="Naomi Nash" w:date="2022-04-21T22:46:00Z"/>
          <w:rFonts w:cstheme="minorHAnsi"/>
        </w:rPr>
      </w:pPr>
      <w:ins w:id="350" w:author="Naomi Nash" w:date="2022-05-01T21:37:00Z">
        <w:r w:rsidRPr="00145984">
          <w:rPr>
            <w:rFonts w:cstheme="minorHAnsi"/>
            <w:rPrChange w:id="351" w:author="Naomi Nash" w:date="2022-05-01T22:21:00Z">
              <w:rPr>
                <w:highlight w:val="yellow"/>
              </w:rPr>
            </w:rPrChange>
          </w:rPr>
          <w:tab/>
          <w:t xml:space="preserve">2.14 </w:t>
        </w:r>
      </w:ins>
      <w:ins w:id="352" w:author="Naomi Nash" w:date="2022-05-01T21:40:00Z">
        <w:r w:rsidR="00C17911" w:rsidRPr="00145984">
          <w:rPr>
            <w:rFonts w:cstheme="minorHAnsi"/>
            <w:rPrChange w:id="353" w:author="Naomi Nash" w:date="2022-05-01T22:21:00Z">
              <w:rPr>
                <w:highlight w:val="yellow"/>
              </w:rPr>
            </w:rPrChange>
          </w:rPr>
          <w:fldChar w:fldCharType="begin"/>
        </w:r>
        <w:r w:rsidR="00C17911" w:rsidRPr="00145984">
          <w:rPr>
            <w:rFonts w:cstheme="minorHAnsi"/>
            <w:rPrChange w:id="354" w:author="Naomi Nash" w:date="2022-05-01T22:21:00Z">
              <w:rPr>
                <w:highlight w:val="yellow"/>
              </w:rPr>
            </w:rPrChange>
          </w:rPr>
          <w:instrText xml:space="preserve"> HYPERLINK  \l "SequenceDiagram" </w:instrText>
        </w:r>
        <w:r w:rsidR="00C17911" w:rsidRPr="00145984">
          <w:rPr>
            <w:rFonts w:cstheme="minorHAnsi"/>
            <w:rPrChange w:id="355" w:author="Naomi Nash" w:date="2022-05-01T22:21:00Z">
              <w:rPr>
                <w:highlight w:val="yellow"/>
              </w:rPr>
            </w:rPrChange>
          </w:rPr>
        </w:r>
        <w:r w:rsidR="00C17911" w:rsidRPr="00145984">
          <w:rPr>
            <w:rFonts w:cstheme="minorHAnsi"/>
            <w:rPrChange w:id="356" w:author="Naomi Nash" w:date="2022-05-01T22:21:00Z">
              <w:rPr>
                <w:highlight w:val="yellow"/>
              </w:rPr>
            </w:rPrChange>
          </w:rPr>
          <w:fldChar w:fldCharType="separate"/>
        </w:r>
        <w:r w:rsidRPr="00145984">
          <w:rPr>
            <w:rStyle w:val="Hyperlink"/>
            <w:rFonts w:cstheme="minorHAnsi"/>
            <w:rPrChange w:id="357" w:author="Naomi Nash" w:date="2022-05-01T22:21:00Z">
              <w:rPr>
                <w:rStyle w:val="Hyperlink"/>
                <w:highlight w:val="yellow"/>
              </w:rPr>
            </w:rPrChange>
          </w:rPr>
          <w:t>Sequence Diagram</w:t>
        </w:r>
        <w:r w:rsidR="00C17911" w:rsidRPr="00145984">
          <w:rPr>
            <w:rFonts w:cstheme="minorHAnsi"/>
            <w:rPrChange w:id="358" w:author="Naomi Nash" w:date="2022-05-01T22:21:00Z">
              <w:rPr>
                <w:highlight w:val="yellow"/>
              </w:rPr>
            </w:rPrChange>
          </w:rPr>
          <w:fldChar w:fldCharType="end"/>
        </w:r>
      </w:ins>
      <w:ins w:id="359" w:author="Naomi Nash" w:date="2022-05-01T21:37:00Z">
        <w:r w:rsidRPr="00145984">
          <w:rPr>
            <w:rFonts w:cstheme="minorHAnsi"/>
            <w:rPrChange w:id="360" w:author="Naomi Nash" w:date="2022-05-01T22:21:00Z">
              <w:rPr>
                <w:highlight w:val="yellow"/>
              </w:rPr>
            </w:rPrChange>
          </w:rPr>
          <w:t xml:space="preserve"> …</w:t>
        </w:r>
      </w:ins>
      <w:ins w:id="361" w:author="Naomi Nash" w:date="2022-05-01T21:38:00Z">
        <w:r w:rsidR="00C42779" w:rsidRPr="00145984">
          <w:rPr>
            <w:rFonts w:cstheme="minorHAnsi"/>
            <w:rPrChange w:id="362" w:author="Naomi Nash" w:date="2022-05-01T22:21:00Z">
              <w:rPr>
                <w:highlight w:val="yellow"/>
              </w:rPr>
            </w:rPrChange>
          </w:rPr>
          <w:t>……………………………………………………………………………………………………..</w:t>
        </w:r>
      </w:ins>
      <w:ins w:id="363" w:author="Naomi Nash" w:date="2022-05-01T21:37:00Z">
        <w:r w:rsidRPr="00145984">
          <w:rPr>
            <w:rFonts w:cstheme="minorHAnsi"/>
            <w:rPrChange w:id="364" w:author="Naomi Nash" w:date="2022-05-01T22:21:00Z">
              <w:rPr>
                <w:highlight w:val="yellow"/>
              </w:rPr>
            </w:rPrChange>
          </w:rPr>
          <w:t xml:space="preserve">… </w:t>
        </w:r>
        <w:r w:rsidR="00C42779" w:rsidRPr="00145984">
          <w:rPr>
            <w:rFonts w:cstheme="minorHAnsi"/>
            <w:rPrChange w:id="365" w:author="Naomi Nash" w:date="2022-05-01T22:21:00Z">
              <w:rPr>
                <w:highlight w:val="yellow"/>
              </w:rPr>
            </w:rPrChange>
          </w:rPr>
          <w:t>19</w:t>
        </w:r>
      </w:ins>
    </w:p>
    <w:p w14:paraId="4DC8D95B" w14:textId="05076EF8" w:rsidR="00166397" w:rsidRPr="00145984" w:rsidRDefault="00166397" w:rsidP="00FB1D4F">
      <w:pPr>
        <w:tabs>
          <w:tab w:val="left" w:pos="720"/>
        </w:tabs>
        <w:rPr>
          <w:ins w:id="366" w:author="Naomi Nash" w:date="2022-05-01T18:19:00Z"/>
          <w:rFonts w:cstheme="minorHAnsi"/>
          <w:rPrChange w:id="367" w:author="Naomi Nash" w:date="2022-05-01T22:21:00Z">
            <w:rPr>
              <w:ins w:id="368" w:author="Naomi Nash" w:date="2022-05-01T18:19:00Z"/>
              <w:highlight w:val="yellow"/>
            </w:rPr>
          </w:rPrChange>
        </w:rPr>
      </w:pPr>
      <w:ins w:id="369" w:author="Naomi Nash" w:date="2022-05-01T18:18:00Z">
        <w:r w:rsidRPr="00145984">
          <w:rPr>
            <w:rFonts w:cstheme="minorHAnsi"/>
            <w:rPrChange w:id="370" w:author="Naomi Nash" w:date="2022-05-01T22:21:00Z">
              <w:rPr>
                <w:highlight w:val="yellow"/>
              </w:rPr>
            </w:rPrChange>
          </w:rPr>
          <w:tab/>
          <w:t xml:space="preserve">2.15 </w:t>
        </w:r>
      </w:ins>
      <w:ins w:id="371" w:author="Naomi Nash" w:date="2022-05-01T21:40:00Z">
        <w:r w:rsidR="00C17911" w:rsidRPr="00145984">
          <w:rPr>
            <w:rFonts w:cstheme="minorHAnsi"/>
            <w:rPrChange w:id="372" w:author="Naomi Nash" w:date="2022-05-01T22:21:00Z">
              <w:rPr>
                <w:highlight w:val="yellow"/>
              </w:rPr>
            </w:rPrChange>
          </w:rPr>
          <w:fldChar w:fldCharType="begin"/>
        </w:r>
        <w:r w:rsidR="00C17911" w:rsidRPr="00145984">
          <w:rPr>
            <w:rFonts w:cstheme="minorHAnsi"/>
            <w:rPrChange w:id="373" w:author="Naomi Nash" w:date="2022-05-01T22:21:00Z">
              <w:rPr>
                <w:highlight w:val="yellow"/>
              </w:rPr>
            </w:rPrChange>
          </w:rPr>
          <w:instrText xml:space="preserve"> HYPERLINK  \l "PlanningPokerResults" </w:instrText>
        </w:r>
        <w:r w:rsidR="00C17911" w:rsidRPr="00145984">
          <w:rPr>
            <w:rFonts w:cstheme="minorHAnsi"/>
            <w:rPrChange w:id="374" w:author="Naomi Nash" w:date="2022-05-01T22:21:00Z">
              <w:rPr>
                <w:highlight w:val="yellow"/>
              </w:rPr>
            </w:rPrChange>
          </w:rPr>
        </w:r>
        <w:r w:rsidR="00C17911" w:rsidRPr="00145984">
          <w:rPr>
            <w:rFonts w:cstheme="minorHAnsi"/>
            <w:rPrChange w:id="375" w:author="Naomi Nash" w:date="2022-05-01T22:21:00Z">
              <w:rPr>
                <w:highlight w:val="yellow"/>
              </w:rPr>
            </w:rPrChange>
          </w:rPr>
          <w:fldChar w:fldCharType="separate"/>
        </w:r>
        <w:r w:rsidRPr="00145984">
          <w:rPr>
            <w:rStyle w:val="Hyperlink"/>
            <w:rFonts w:cstheme="minorHAnsi"/>
            <w:rPrChange w:id="376" w:author="Naomi Nash" w:date="2022-05-01T22:21:00Z">
              <w:rPr>
                <w:rStyle w:val="Hyperlink"/>
                <w:highlight w:val="yellow"/>
              </w:rPr>
            </w:rPrChange>
          </w:rPr>
          <w:t>Planning Poker Results</w:t>
        </w:r>
        <w:r w:rsidR="00C17911" w:rsidRPr="00145984">
          <w:rPr>
            <w:rFonts w:cstheme="minorHAnsi"/>
            <w:rPrChange w:id="377" w:author="Naomi Nash" w:date="2022-05-01T22:21:00Z">
              <w:rPr>
                <w:highlight w:val="yellow"/>
              </w:rPr>
            </w:rPrChange>
          </w:rPr>
          <w:fldChar w:fldCharType="end"/>
        </w:r>
      </w:ins>
      <w:ins w:id="378" w:author="Naomi Nash" w:date="2022-05-01T18:18:00Z">
        <w:r w:rsidRPr="00145984">
          <w:rPr>
            <w:rFonts w:cstheme="minorHAnsi"/>
            <w:rPrChange w:id="379" w:author="Naomi Nash" w:date="2022-05-01T22:21:00Z">
              <w:rPr>
                <w:highlight w:val="yellow"/>
              </w:rPr>
            </w:rPrChange>
          </w:rPr>
          <w:t xml:space="preserve"> …</w:t>
        </w:r>
      </w:ins>
      <w:ins w:id="380" w:author="Naomi Nash" w:date="2022-05-01T18:19:00Z">
        <w:r w:rsidRPr="00145984">
          <w:rPr>
            <w:rFonts w:cstheme="minorHAnsi"/>
            <w:rPrChange w:id="381" w:author="Naomi Nash" w:date="2022-05-01T22:21:00Z">
              <w:rPr>
                <w:highlight w:val="yellow"/>
              </w:rPr>
            </w:rPrChange>
          </w:rPr>
          <w:t>……………………………………………………………………………………</w:t>
        </w:r>
      </w:ins>
      <w:ins w:id="382" w:author="Naomi Nash" w:date="2022-05-01T21:35:00Z">
        <w:r w:rsidR="00331ED4" w:rsidRPr="00145984">
          <w:rPr>
            <w:rFonts w:cstheme="minorHAnsi"/>
            <w:rPrChange w:id="383" w:author="Naomi Nash" w:date="2022-05-01T22:21:00Z">
              <w:rPr>
                <w:highlight w:val="yellow"/>
              </w:rPr>
            </w:rPrChange>
          </w:rPr>
          <w:t>.</w:t>
        </w:r>
      </w:ins>
      <w:ins w:id="384" w:author="Naomi Nash" w:date="2022-05-01T18:19:00Z">
        <w:r w:rsidRPr="00145984">
          <w:rPr>
            <w:rFonts w:cstheme="minorHAnsi"/>
            <w:rPrChange w:id="385" w:author="Naomi Nash" w:date="2022-05-01T22:21:00Z">
              <w:rPr>
                <w:highlight w:val="yellow"/>
              </w:rPr>
            </w:rPrChange>
          </w:rPr>
          <w:t>……………</w:t>
        </w:r>
      </w:ins>
      <w:ins w:id="386" w:author="Naomi Nash" w:date="2022-05-01T18:18:00Z">
        <w:r w:rsidRPr="00145984">
          <w:rPr>
            <w:rFonts w:cstheme="minorHAnsi"/>
            <w:rPrChange w:id="387" w:author="Naomi Nash" w:date="2022-05-01T22:21:00Z">
              <w:rPr>
                <w:highlight w:val="yellow"/>
              </w:rPr>
            </w:rPrChange>
          </w:rPr>
          <w:t xml:space="preserve"> </w:t>
        </w:r>
      </w:ins>
      <w:ins w:id="388" w:author="Naomi Nash" w:date="2022-05-01T21:35:00Z">
        <w:r w:rsidR="00331ED4" w:rsidRPr="00145984">
          <w:rPr>
            <w:rFonts w:cstheme="minorHAnsi"/>
            <w:rPrChange w:id="389" w:author="Naomi Nash" w:date="2022-05-01T22:21:00Z">
              <w:rPr>
                <w:highlight w:val="yellow"/>
              </w:rPr>
            </w:rPrChange>
          </w:rPr>
          <w:t>20</w:t>
        </w:r>
      </w:ins>
    </w:p>
    <w:p w14:paraId="57785835" w14:textId="244CFC77" w:rsidR="00166397" w:rsidRPr="00145984" w:rsidRDefault="00166397" w:rsidP="00FB1D4F">
      <w:pPr>
        <w:tabs>
          <w:tab w:val="left" w:pos="720"/>
        </w:tabs>
        <w:rPr>
          <w:ins w:id="390" w:author="Naomi Nash" w:date="2022-05-01T18:19:00Z"/>
          <w:rFonts w:cstheme="minorHAnsi"/>
          <w:rPrChange w:id="391" w:author="Naomi Nash" w:date="2022-05-01T22:21:00Z">
            <w:rPr>
              <w:ins w:id="392" w:author="Naomi Nash" w:date="2022-05-01T18:19:00Z"/>
              <w:highlight w:val="yellow"/>
            </w:rPr>
          </w:rPrChange>
        </w:rPr>
      </w:pPr>
      <w:ins w:id="393" w:author="Naomi Nash" w:date="2022-05-01T18:19:00Z">
        <w:r w:rsidRPr="00145984">
          <w:rPr>
            <w:rFonts w:cstheme="minorHAnsi"/>
            <w:rPrChange w:id="394" w:author="Naomi Nash" w:date="2022-05-01T22:21:00Z">
              <w:rPr>
                <w:highlight w:val="yellow"/>
              </w:rPr>
            </w:rPrChange>
          </w:rPr>
          <w:tab/>
          <w:t xml:space="preserve">2.16 </w:t>
        </w:r>
      </w:ins>
      <w:ins w:id="395" w:author="Naomi Nash" w:date="2022-05-01T21:40:00Z">
        <w:r w:rsidR="00C17911" w:rsidRPr="00145984">
          <w:rPr>
            <w:rFonts w:cstheme="minorHAnsi"/>
            <w:rPrChange w:id="396" w:author="Naomi Nash" w:date="2022-05-01T22:21:00Z">
              <w:rPr>
                <w:highlight w:val="yellow"/>
              </w:rPr>
            </w:rPrChange>
          </w:rPr>
          <w:fldChar w:fldCharType="begin"/>
        </w:r>
        <w:r w:rsidR="00C17911" w:rsidRPr="00145984">
          <w:rPr>
            <w:rFonts w:cstheme="minorHAnsi"/>
            <w:rPrChange w:id="397" w:author="Naomi Nash" w:date="2022-05-01T22:21:00Z">
              <w:rPr>
                <w:highlight w:val="yellow"/>
              </w:rPr>
            </w:rPrChange>
          </w:rPr>
          <w:instrText xml:space="preserve"> HYPERLINK  \l "AzureScrumBoard" </w:instrText>
        </w:r>
        <w:r w:rsidR="00C17911" w:rsidRPr="00145984">
          <w:rPr>
            <w:rFonts w:cstheme="minorHAnsi"/>
            <w:rPrChange w:id="398" w:author="Naomi Nash" w:date="2022-05-01T22:21:00Z">
              <w:rPr>
                <w:highlight w:val="yellow"/>
              </w:rPr>
            </w:rPrChange>
          </w:rPr>
        </w:r>
        <w:r w:rsidR="00C17911" w:rsidRPr="00145984">
          <w:rPr>
            <w:rFonts w:cstheme="minorHAnsi"/>
            <w:rPrChange w:id="399" w:author="Naomi Nash" w:date="2022-05-01T22:21:00Z">
              <w:rPr>
                <w:highlight w:val="yellow"/>
              </w:rPr>
            </w:rPrChange>
          </w:rPr>
          <w:fldChar w:fldCharType="separate"/>
        </w:r>
        <w:r w:rsidR="00BC3651" w:rsidRPr="00145984">
          <w:rPr>
            <w:rStyle w:val="Hyperlink"/>
            <w:rFonts w:cstheme="minorHAnsi"/>
            <w:rPrChange w:id="400" w:author="Naomi Nash" w:date="2022-05-01T22:21:00Z">
              <w:rPr>
                <w:rStyle w:val="Hyperlink"/>
                <w:highlight w:val="yellow"/>
              </w:rPr>
            </w:rPrChange>
          </w:rPr>
          <w:t>Azure Scrum Board</w:t>
        </w:r>
        <w:r w:rsidR="00C17911" w:rsidRPr="00145984">
          <w:rPr>
            <w:rFonts w:cstheme="minorHAnsi"/>
            <w:rPrChange w:id="401" w:author="Naomi Nash" w:date="2022-05-01T22:21:00Z">
              <w:rPr>
                <w:highlight w:val="yellow"/>
              </w:rPr>
            </w:rPrChange>
          </w:rPr>
          <w:fldChar w:fldCharType="end"/>
        </w:r>
      </w:ins>
      <w:ins w:id="402" w:author="Naomi Nash" w:date="2022-05-01T18:19:00Z">
        <w:r w:rsidR="00BC3651" w:rsidRPr="00145984">
          <w:rPr>
            <w:rFonts w:cstheme="minorHAnsi"/>
            <w:rPrChange w:id="403" w:author="Naomi Nash" w:date="2022-05-01T22:21:00Z">
              <w:rPr>
                <w:highlight w:val="yellow"/>
              </w:rPr>
            </w:rPrChange>
          </w:rPr>
          <w:t xml:space="preserve"> ……………………………………………………………………………………………</w:t>
        </w:r>
      </w:ins>
      <w:ins w:id="404" w:author="Naomi Nash" w:date="2022-05-01T21:35:00Z">
        <w:r w:rsidR="00331ED4" w:rsidRPr="00145984">
          <w:rPr>
            <w:rFonts w:cstheme="minorHAnsi"/>
            <w:rPrChange w:id="405" w:author="Naomi Nash" w:date="2022-05-01T22:21:00Z">
              <w:rPr>
                <w:highlight w:val="yellow"/>
              </w:rPr>
            </w:rPrChange>
          </w:rPr>
          <w:t>.</w:t>
        </w:r>
      </w:ins>
      <w:ins w:id="406" w:author="Naomi Nash" w:date="2022-05-01T18:19:00Z">
        <w:r w:rsidR="00BC3651" w:rsidRPr="00145984">
          <w:rPr>
            <w:rFonts w:cstheme="minorHAnsi"/>
            <w:rPrChange w:id="407" w:author="Naomi Nash" w:date="2022-05-01T22:21:00Z">
              <w:rPr>
                <w:highlight w:val="yellow"/>
              </w:rPr>
            </w:rPrChange>
          </w:rPr>
          <w:t xml:space="preserve">…………... </w:t>
        </w:r>
      </w:ins>
      <w:ins w:id="408" w:author="Naomi Nash" w:date="2022-05-01T21:35:00Z">
        <w:r w:rsidR="00331ED4" w:rsidRPr="00145984">
          <w:rPr>
            <w:rFonts w:cstheme="minorHAnsi"/>
            <w:rPrChange w:id="409" w:author="Naomi Nash" w:date="2022-05-01T22:21:00Z">
              <w:rPr>
                <w:highlight w:val="yellow"/>
              </w:rPr>
            </w:rPrChange>
          </w:rPr>
          <w:t>21</w:t>
        </w:r>
      </w:ins>
    </w:p>
    <w:p w14:paraId="209FA1B9" w14:textId="7DF5453C" w:rsidR="00BC3651" w:rsidRPr="00145984" w:rsidRDefault="00BC3651" w:rsidP="00FB1D4F">
      <w:pPr>
        <w:tabs>
          <w:tab w:val="left" w:pos="720"/>
        </w:tabs>
        <w:rPr>
          <w:ins w:id="410" w:author="Naomi Nash" w:date="2022-05-01T18:25:00Z"/>
          <w:rFonts w:cstheme="minorHAnsi"/>
          <w:rPrChange w:id="411" w:author="Naomi Nash" w:date="2022-05-01T22:21:00Z">
            <w:rPr>
              <w:ins w:id="412" w:author="Naomi Nash" w:date="2022-05-01T18:25:00Z"/>
              <w:highlight w:val="yellow"/>
            </w:rPr>
          </w:rPrChange>
        </w:rPr>
      </w:pPr>
      <w:ins w:id="413" w:author="Naomi Nash" w:date="2022-05-01T18:19:00Z">
        <w:r w:rsidRPr="00145984">
          <w:rPr>
            <w:rFonts w:cstheme="minorHAnsi"/>
            <w:rPrChange w:id="414" w:author="Naomi Nash" w:date="2022-05-01T22:21:00Z">
              <w:rPr>
                <w:highlight w:val="yellow"/>
              </w:rPr>
            </w:rPrChange>
          </w:rPr>
          <w:tab/>
          <w:t xml:space="preserve">2.17 </w:t>
        </w:r>
      </w:ins>
      <w:ins w:id="415" w:author="Naomi Nash" w:date="2022-05-01T21:41:00Z">
        <w:r w:rsidR="00C17911" w:rsidRPr="00145984">
          <w:rPr>
            <w:rFonts w:cstheme="minorHAnsi"/>
            <w:rPrChange w:id="416" w:author="Naomi Nash" w:date="2022-05-01T22:21:00Z">
              <w:rPr>
                <w:highlight w:val="yellow"/>
              </w:rPr>
            </w:rPrChange>
          </w:rPr>
          <w:fldChar w:fldCharType="begin"/>
        </w:r>
        <w:r w:rsidR="00C17911" w:rsidRPr="00145984">
          <w:rPr>
            <w:rFonts w:cstheme="minorHAnsi"/>
            <w:rPrChange w:id="417" w:author="Naomi Nash" w:date="2022-05-01T22:21:00Z">
              <w:rPr>
                <w:highlight w:val="yellow"/>
              </w:rPr>
            </w:rPrChange>
          </w:rPr>
          <w:instrText xml:space="preserve"> HYPERLINK  \l "StepByStepVisualDesciprtionOfOutfitCard" </w:instrText>
        </w:r>
        <w:r w:rsidR="00C17911" w:rsidRPr="00145984">
          <w:rPr>
            <w:rFonts w:cstheme="minorHAnsi"/>
            <w:rPrChange w:id="418" w:author="Naomi Nash" w:date="2022-05-01T22:21:00Z">
              <w:rPr>
                <w:highlight w:val="yellow"/>
              </w:rPr>
            </w:rPrChange>
          </w:rPr>
        </w:r>
        <w:r w:rsidR="00C17911" w:rsidRPr="00145984">
          <w:rPr>
            <w:rFonts w:cstheme="minorHAnsi"/>
            <w:rPrChange w:id="419" w:author="Naomi Nash" w:date="2022-05-01T22:21:00Z">
              <w:rPr>
                <w:highlight w:val="yellow"/>
              </w:rPr>
            </w:rPrChange>
          </w:rPr>
          <w:fldChar w:fldCharType="separate"/>
        </w:r>
        <w:r w:rsidRPr="00145984">
          <w:rPr>
            <w:rStyle w:val="Hyperlink"/>
            <w:rFonts w:cstheme="minorHAnsi"/>
            <w:rPrChange w:id="420" w:author="Naomi Nash" w:date="2022-05-01T22:21:00Z">
              <w:rPr>
                <w:rStyle w:val="Hyperlink"/>
                <w:highlight w:val="yellow"/>
              </w:rPr>
            </w:rPrChange>
          </w:rPr>
          <w:t xml:space="preserve">Step-By-Step Visual Description of </w:t>
        </w:r>
        <w:r w:rsidR="00184836" w:rsidRPr="00145984">
          <w:rPr>
            <w:rStyle w:val="Hyperlink"/>
            <w:rFonts w:cstheme="minorHAnsi"/>
            <w:rPrChange w:id="421" w:author="Naomi Nash" w:date="2022-05-01T22:21:00Z">
              <w:rPr>
                <w:rStyle w:val="Hyperlink"/>
                <w:highlight w:val="yellow"/>
              </w:rPr>
            </w:rPrChange>
          </w:rPr>
          <w:t>Outfit Card</w:t>
        </w:r>
        <w:r w:rsidRPr="00145984">
          <w:rPr>
            <w:rStyle w:val="Hyperlink"/>
            <w:rFonts w:cstheme="minorHAnsi"/>
            <w:rPrChange w:id="422" w:author="Naomi Nash" w:date="2022-05-01T22:21:00Z">
              <w:rPr>
                <w:rStyle w:val="Hyperlink"/>
                <w:highlight w:val="yellow"/>
              </w:rPr>
            </w:rPrChange>
          </w:rPr>
          <w:t xml:space="preserve"> Creation Use Case</w:t>
        </w:r>
        <w:r w:rsidR="00C17911" w:rsidRPr="00145984">
          <w:rPr>
            <w:rFonts w:cstheme="minorHAnsi"/>
            <w:rPrChange w:id="423" w:author="Naomi Nash" w:date="2022-05-01T22:21:00Z">
              <w:rPr>
                <w:highlight w:val="yellow"/>
              </w:rPr>
            </w:rPrChange>
          </w:rPr>
          <w:fldChar w:fldCharType="end"/>
        </w:r>
      </w:ins>
      <w:ins w:id="424" w:author="Naomi Nash" w:date="2022-05-01T18:19:00Z">
        <w:r w:rsidRPr="00145984">
          <w:rPr>
            <w:rFonts w:cstheme="minorHAnsi"/>
            <w:rPrChange w:id="425" w:author="Naomi Nash" w:date="2022-05-01T22:21:00Z">
              <w:rPr>
                <w:highlight w:val="yellow"/>
              </w:rPr>
            </w:rPrChange>
          </w:rPr>
          <w:t xml:space="preserve"> ……………</w:t>
        </w:r>
        <w:r w:rsidR="00550AFB" w:rsidRPr="00145984">
          <w:rPr>
            <w:rFonts w:cstheme="minorHAnsi"/>
            <w:rPrChange w:id="426" w:author="Naomi Nash" w:date="2022-05-01T22:21:00Z">
              <w:rPr>
                <w:highlight w:val="yellow"/>
              </w:rPr>
            </w:rPrChange>
          </w:rPr>
          <w:t>…</w:t>
        </w:r>
      </w:ins>
      <w:ins w:id="427" w:author="Naomi Nash" w:date="2022-05-01T18:20:00Z">
        <w:r w:rsidR="00550AFB" w:rsidRPr="00145984">
          <w:rPr>
            <w:rFonts w:cstheme="minorHAnsi"/>
            <w:rPrChange w:id="428" w:author="Naomi Nash" w:date="2022-05-01T22:21:00Z">
              <w:rPr>
                <w:highlight w:val="yellow"/>
              </w:rPr>
            </w:rPrChange>
          </w:rPr>
          <w:t>…………………</w:t>
        </w:r>
      </w:ins>
      <w:ins w:id="429" w:author="Naomi Nash" w:date="2022-05-01T18:24:00Z">
        <w:r w:rsidR="009A308D" w:rsidRPr="00145984">
          <w:rPr>
            <w:rFonts w:cstheme="minorHAnsi"/>
            <w:rPrChange w:id="430" w:author="Naomi Nash" w:date="2022-05-01T22:21:00Z">
              <w:rPr>
                <w:highlight w:val="yellow"/>
              </w:rPr>
            </w:rPrChange>
          </w:rPr>
          <w:t>…</w:t>
        </w:r>
      </w:ins>
      <w:ins w:id="431" w:author="Naomi Nash" w:date="2022-05-01T21:38:00Z">
        <w:r w:rsidR="00C42779" w:rsidRPr="00145984">
          <w:rPr>
            <w:rFonts w:cstheme="minorHAnsi"/>
            <w:rPrChange w:id="432" w:author="Naomi Nash" w:date="2022-05-01T22:21:00Z">
              <w:rPr>
                <w:highlight w:val="yellow"/>
              </w:rPr>
            </w:rPrChange>
          </w:rPr>
          <w:t xml:space="preserve"> 22</w:t>
        </w:r>
      </w:ins>
    </w:p>
    <w:p w14:paraId="528C0B57" w14:textId="5464DF27" w:rsidR="00864064" w:rsidRPr="00145984" w:rsidRDefault="00864064" w:rsidP="00FB1D4F">
      <w:pPr>
        <w:tabs>
          <w:tab w:val="left" w:pos="720"/>
        </w:tabs>
        <w:rPr>
          <w:ins w:id="433" w:author="Naomi Nash" w:date="2022-04-21T22:46:00Z"/>
          <w:rFonts w:cstheme="minorHAnsi"/>
        </w:rPr>
      </w:pPr>
      <w:ins w:id="434" w:author="Naomi Nash" w:date="2022-05-01T18:25:00Z">
        <w:r w:rsidRPr="00145984">
          <w:rPr>
            <w:rFonts w:cstheme="minorHAnsi"/>
            <w:rPrChange w:id="435" w:author="Naomi Nash" w:date="2022-05-01T22:21:00Z">
              <w:rPr>
                <w:highlight w:val="yellow"/>
              </w:rPr>
            </w:rPrChange>
          </w:rPr>
          <w:tab/>
          <w:t xml:space="preserve">2.18 </w:t>
        </w:r>
      </w:ins>
      <w:ins w:id="436" w:author="Naomi Nash" w:date="2022-05-01T21:36:00Z">
        <w:r w:rsidR="00871AA7" w:rsidRPr="00145984">
          <w:rPr>
            <w:rFonts w:cstheme="minorHAnsi"/>
            <w:rPrChange w:id="437" w:author="Naomi Nash" w:date="2022-05-01T22:21:00Z">
              <w:rPr>
                <w:highlight w:val="yellow"/>
              </w:rPr>
            </w:rPrChange>
          </w:rPr>
          <w:fldChar w:fldCharType="begin"/>
        </w:r>
        <w:r w:rsidR="00871AA7" w:rsidRPr="00145984">
          <w:rPr>
            <w:rFonts w:cstheme="minorHAnsi"/>
            <w:rPrChange w:id="438" w:author="Naomi Nash" w:date="2022-05-01T22:21:00Z">
              <w:rPr>
                <w:highlight w:val="yellow"/>
              </w:rPr>
            </w:rPrChange>
          </w:rPr>
          <w:instrText xml:space="preserve"> HYPERLINK  \l "MeetingNotes" </w:instrText>
        </w:r>
        <w:r w:rsidR="00871AA7" w:rsidRPr="00145984">
          <w:rPr>
            <w:rFonts w:cstheme="minorHAnsi"/>
            <w:rPrChange w:id="439" w:author="Naomi Nash" w:date="2022-05-01T22:21:00Z">
              <w:rPr>
                <w:highlight w:val="yellow"/>
              </w:rPr>
            </w:rPrChange>
          </w:rPr>
        </w:r>
        <w:r w:rsidR="00871AA7" w:rsidRPr="00145984">
          <w:rPr>
            <w:rFonts w:cstheme="minorHAnsi"/>
            <w:rPrChange w:id="440" w:author="Naomi Nash" w:date="2022-05-01T22:21:00Z">
              <w:rPr>
                <w:highlight w:val="yellow"/>
              </w:rPr>
            </w:rPrChange>
          </w:rPr>
          <w:fldChar w:fldCharType="separate"/>
        </w:r>
        <w:r w:rsidRPr="00145984">
          <w:rPr>
            <w:rStyle w:val="Hyperlink"/>
            <w:rFonts w:cstheme="minorHAnsi"/>
            <w:rPrChange w:id="441" w:author="Naomi Nash" w:date="2022-05-01T22:21:00Z">
              <w:rPr>
                <w:rStyle w:val="Hyperlink"/>
                <w:highlight w:val="yellow"/>
              </w:rPr>
            </w:rPrChange>
          </w:rPr>
          <w:t>Meeting Notes</w:t>
        </w:r>
        <w:r w:rsidR="00871AA7" w:rsidRPr="00145984">
          <w:rPr>
            <w:rFonts w:cstheme="minorHAnsi"/>
            <w:rPrChange w:id="442" w:author="Naomi Nash" w:date="2022-05-01T22:21:00Z">
              <w:rPr>
                <w:highlight w:val="yellow"/>
              </w:rPr>
            </w:rPrChange>
          </w:rPr>
          <w:fldChar w:fldCharType="end"/>
        </w:r>
      </w:ins>
      <w:ins w:id="443" w:author="Naomi Nash" w:date="2022-05-01T18:25:00Z">
        <w:r w:rsidRPr="00145984">
          <w:rPr>
            <w:rFonts w:cstheme="minorHAnsi"/>
            <w:rPrChange w:id="444" w:author="Naomi Nash" w:date="2022-05-01T22:21:00Z">
              <w:rPr>
                <w:highlight w:val="yellow"/>
              </w:rPr>
            </w:rPrChange>
          </w:rPr>
          <w:t xml:space="preserve"> ………………………………………………………………………………………………………………</w:t>
        </w:r>
      </w:ins>
      <w:ins w:id="445" w:author="Naomi Nash" w:date="2022-05-01T21:38:00Z">
        <w:r w:rsidR="00C17911" w:rsidRPr="00145984">
          <w:rPr>
            <w:rFonts w:cstheme="minorHAnsi"/>
            <w:rPrChange w:id="446" w:author="Naomi Nash" w:date="2022-05-01T22:21:00Z">
              <w:rPr>
                <w:highlight w:val="yellow"/>
              </w:rPr>
            </w:rPrChange>
          </w:rPr>
          <w:t>..</w:t>
        </w:r>
      </w:ins>
      <w:ins w:id="447" w:author="Naomi Nash" w:date="2022-05-01T18:25:00Z">
        <w:r w:rsidRPr="00145984">
          <w:rPr>
            <w:rFonts w:cstheme="minorHAnsi"/>
            <w:rPrChange w:id="448" w:author="Naomi Nash" w:date="2022-05-01T22:21:00Z">
              <w:rPr>
                <w:highlight w:val="yellow"/>
              </w:rPr>
            </w:rPrChange>
          </w:rPr>
          <w:t>.</w:t>
        </w:r>
      </w:ins>
      <w:ins w:id="449" w:author="Naomi Nash" w:date="2022-05-01T21:38:00Z">
        <w:r w:rsidR="00C17911" w:rsidRPr="00145984">
          <w:rPr>
            <w:rFonts w:cstheme="minorHAnsi"/>
            <w:rPrChange w:id="450" w:author="Naomi Nash" w:date="2022-05-01T22:21:00Z">
              <w:rPr>
                <w:highlight w:val="yellow"/>
              </w:rPr>
            </w:rPrChange>
          </w:rPr>
          <w:t xml:space="preserve"> 22</w:t>
        </w:r>
      </w:ins>
    </w:p>
    <w:p w14:paraId="4B278B37" w14:textId="3CCF599D" w:rsidR="00FB1D4F" w:rsidRPr="00145984" w:rsidRDefault="00FB1D4F" w:rsidP="00FB1D4F">
      <w:pPr>
        <w:tabs>
          <w:tab w:val="left" w:pos="720"/>
        </w:tabs>
        <w:rPr>
          <w:ins w:id="451" w:author="Naomi Nash" w:date="2022-04-21T22:46:00Z"/>
          <w:rFonts w:cstheme="minorHAnsi"/>
        </w:rPr>
      </w:pPr>
      <w:ins w:id="452" w:author="Naomi Nash" w:date="2022-04-21T22:46:00Z">
        <w:r w:rsidRPr="00145984">
          <w:rPr>
            <w:rFonts w:cstheme="minorHAnsi"/>
          </w:rPr>
          <w:t xml:space="preserve">3. </w:t>
        </w:r>
      </w:ins>
      <w:ins w:id="453" w:author="Naomi Nash" w:date="2022-04-21T23:04:00Z">
        <w:r w:rsidR="00024BA0" w:rsidRPr="00145984">
          <w:rPr>
            <w:rFonts w:cstheme="minorHAnsi"/>
          </w:rPr>
          <w:fldChar w:fldCharType="begin"/>
        </w:r>
        <w:r w:rsidR="00024BA0" w:rsidRPr="00145984">
          <w:rPr>
            <w:rFonts w:cstheme="minorHAnsi"/>
          </w:rPr>
          <w:instrText xml:space="preserve"> HYPERLINK  \l "Rules" </w:instrText>
        </w:r>
        <w:r w:rsidR="00024BA0" w:rsidRPr="00145984">
          <w:rPr>
            <w:rFonts w:cstheme="minorHAnsi"/>
          </w:rPr>
          <w:fldChar w:fldCharType="separate"/>
        </w:r>
        <w:r w:rsidRPr="00145984">
          <w:rPr>
            <w:rStyle w:val="Hyperlink"/>
            <w:rFonts w:cstheme="minorHAnsi"/>
            <w:color w:val="auto"/>
            <w:u w:val="none"/>
            <w:rPrChange w:id="454" w:author="Naomi Nash" w:date="2022-05-01T22:21:00Z">
              <w:rPr>
                <w:rStyle w:val="Hyperlink"/>
              </w:rPr>
            </w:rPrChange>
          </w:rPr>
          <w:t>Rules</w:t>
        </w:r>
        <w:r w:rsidR="00024BA0" w:rsidRPr="00145984">
          <w:rPr>
            <w:rFonts w:cstheme="minorHAnsi"/>
          </w:rPr>
          <w:fldChar w:fldCharType="end"/>
        </w:r>
      </w:ins>
      <w:ins w:id="455" w:author="Naomi Nash" w:date="2022-04-21T22:46:00Z">
        <w:r w:rsidRPr="00145984">
          <w:rPr>
            <w:rFonts w:cstheme="minorHAnsi"/>
          </w:rPr>
          <w:t xml:space="preserve"> ……………………………………………………………………………………………………………………………………………….. </w:t>
        </w:r>
      </w:ins>
      <w:ins w:id="456" w:author="Naomi Nash" w:date="2022-05-01T21:43:00Z">
        <w:r w:rsidR="003B742F" w:rsidRPr="00145984">
          <w:rPr>
            <w:rFonts w:cstheme="minorHAnsi"/>
            <w:rPrChange w:id="457" w:author="Naomi Nash" w:date="2022-05-01T22:21:00Z">
              <w:rPr>
                <w:highlight w:val="yellow"/>
              </w:rPr>
            </w:rPrChange>
          </w:rPr>
          <w:t>2</w:t>
        </w:r>
      </w:ins>
      <w:ins w:id="458" w:author="Naomi Nash" w:date="2022-05-01T22:54:00Z">
        <w:r w:rsidR="006E330F">
          <w:rPr>
            <w:rFonts w:cstheme="minorHAnsi"/>
          </w:rPr>
          <w:t>4</w:t>
        </w:r>
      </w:ins>
    </w:p>
    <w:p w14:paraId="4714A821" w14:textId="0EB5991E" w:rsidR="00FB1D4F" w:rsidRPr="00145984" w:rsidRDefault="00FB1D4F" w:rsidP="00FB1D4F">
      <w:pPr>
        <w:tabs>
          <w:tab w:val="left" w:pos="720"/>
        </w:tabs>
        <w:rPr>
          <w:ins w:id="459" w:author="Naomi Nash" w:date="2022-04-21T22:46:00Z"/>
          <w:rFonts w:cstheme="minorHAnsi"/>
        </w:rPr>
      </w:pPr>
      <w:ins w:id="460" w:author="Naomi Nash" w:date="2022-04-21T22:46:00Z">
        <w:r w:rsidRPr="00145984">
          <w:rPr>
            <w:rFonts w:cstheme="minorHAnsi"/>
          </w:rPr>
          <w:tab/>
          <w:t xml:space="preserve">3.1 </w:t>
        </w:r>
      </w:ins>
      <w:ins w:id="461" w:author="Naomi Nash" w:date="2022-04-21T23:04:00Z">
        <w:r w:rsidR="00024BA0" w:rsidRPr="00145984">
          <w:rPr>
            <w:rFonts w:cstheme="minorHAnsi"/>
          </w:rPr>
          <w:fldChar w:fldCharType="begin"/>
        </w:r>
        <w:r w:rsidR="00024BA0" w:rsidRPr="00145984">
          <w:rPr>
            <w:rFonts w:cstheme="minorHAnsi"/>
          </w:rPr>
          <w:instrText xml:space="preserve"> HYPERLINK  \l "ConfigurationManagementRules" </w:instrText>
        </w:r>
        <w:r w:rsidR="00024BA0" w:rsidRPr="00145984">
          <w:rPr>
            <w:rFonts w:cstheme="minorHAnsi"/>
          </w:rPr>
          <w:fldChar w:fldCharType="separate"/>
        </w:r>
        <w:r w:rsidRPr="00145984">
          <w:rPr>
            <w:rStyle w:val="Hyperlink"/>
            <w:rFonts w:cstheme="minorHAnsi"/>
            <w:color w:val="auto"/>
            <w:u w:val="none"/>
            <w:rPrChange w:id="462" w:author="Naomi Nash" w:date="2022-05-01T22:21:00Z">
              <w:rPr>
                <w:rStyle w:val="Hyperlink"/>
              </w:rPr>
            </w:rPrChange>
          </w:rPr>
          <w:t>Configuration Management Rules</w:t>
        </w:r>
        <w:r w:rsidR="00024BA0" w:rsidRPr="00145984">
          <w:rPr>
            <w:rFonts w:cstheme="minorHAnsi"/>
          </w:rPr>
          <w:fldChar w:fldCharType="end"/>
        </w:r>
      </w:ins>
      <w:ins w:id="463" w:author="Naomi Nash" w:date="2022-04-21T22:46:00Z">
        <w:r w:rsidRPr="00145984">
          <w:rPr>
            <w:rFonts w:cstheme="minorHAnsi"/>
          </w:rPr>
          <w:t xml:space="preserve"> …………………………………………………………………………………….. </w:t>
        </w:r>
      </w:ins>
      <w:ins w:id="464" w:author="Naomi Nash" w:date="2022-05-01T21:43:00Z">
        <w:r w:rsidR="003B742F" w:rsidRPr="00145984">
          <w:rPr>
            <w:rFonts w:cstheme="minorHAnsi"/>
            <w:rPrChange w:id="465" w:author="Naomi Nash" w:date="2022-05-01T22:21:00Z">
              <w:rPr>
                <w:highlight w:val="yellow"/>
              </w:rPr>
            </w:rPrChange>
          </w:rPr>
          <w:t>2</w:t>
        </w:r>
      </w:ins>
      <w:ins w:id="466" w:author="Naomi Nash" w:date="2022-05-01T22:54:00Z">
        <w:r w:rsidR="006E330F">
          <w:rPr>
            <w:rFonts w:cstheme="minorHAnsi"/>
          </w:rPr>
          <w:t>4</w:t>
        </w:r>
      </w:ins>
    </w:p>
    <w:p w14:paraId="7E82CA15" w14:textId="1B333311" w:rsidR="00FB1D4F" w:rsidRPr="00145984" w:rsidRDefault="00FB1D4F" w:rsidP="00FB1D4F">
      <w:pPr>
        <w:tabs>
          <w:tab w:val="left" w:pos="720"/>
        </w:tabs>
        <w:rPr>
          <w:ins w:id="467" w:author="Naomi Nash" w:date="2022-04-21T22:46:00Z"/>
          <w:rFonts w:cstheme="minorHAnsi"/>
        </w:rPr>
      </w:pPr>
      <w:ins w:id="468" w:author="Naomi Nash" w:date="2022-04-21T22:46:00Z">
        <w:r w:rsidRPr="00145984">
          <w:rPr>
            <w:rFonts w:cstheme="minorHAnsi"/>
          </w:rPr>
          <w:tab/>
          <w:t xml:space="preserve">3.2 </w:t>
        </w:r>
      </w:ins>
      <w:ins w:id="469" w:author="Naomi Nash" w:date="2022-04-21T23:04:00Z">
        <w:r w:rsidR="00024BA0" w:rsidRPr="00145984">
          <w:rPr>
            <w:rFonts w:cstheme="minorHAnsi"/>
          </w:rPr>
          <w:fldChar w:fldCharType="begin"/>
        </w:r>
        <w:r w:rsidR="00024BA0" w:rsidRPr="00145984">
          <w:rPr>
            <w:rFonts w:cstheme="minorHAnsi"/>
          </w:rPr>
          <w:instrText xml:space="preserve"> HYPERLINK  \l "CodeRules" </w:instrText>
        </w:r>
        <w:r w:rsidR="00024BA0" w:rsidRPr="00145984">
          <w:rPr>
            <w:rFonts w:cstheme="minorHAnsi"/>
          </w:rPr>
          <w:fldChar w:fldCharType="separate"/>
        </w:r>
        <w:r w:rsidRPr="00145984">
          <w:rPr>
            <w:rStyle w:val="Hyperlink"/>
            <w:rFonts w:cstheme="minorHAnsi"/>
            <w:color w:val="auto"/>
            <w:u w:val="none"/>
            <w:rPrChange w:id="470" w:author="Naomi Nash" w:date="2022-05-01T22:21:00Z">
              <w:rPr>
                <w:rStyle w:val="Hyperlink"/>
              </w:rPr>
            </w:rPrChange>
          </w:rPr>
          <w:t>Code Rules</w:t>
        </w:r>
        <w:r w:rsidR="00024BA0" w:rsidRPr="00145984">
          <w:rPr>
            <w:rFonts w:cstheme="minorHAnsi"/>
          </w:rPr>
          <w:fldChar w:fldCharType="end"/>
        </w:r>
      </w:ins>
      <w:ins w:id="471" w:author="Naomi Nash" w:date="2022-04-21T22:46:00Z">
        <w:r w:rsidRPr="00145984">
          <w:rPr>
            <w:rFonts w:cstheme="minorHAnsi"/>
          </w:rPr>
          <w:t xml:space="preserve"> ……………………………………………………………………………………………………………………….. </w:t>
        </w:r>
      </w:ins>
      <w:ins w:id="472" w:author="Naomi Nash" w:date="2022-05-01T21:43:00Z">
        <w:r w:rsidR="003B742F" w:rsidRPr="00145984">
          <w:rPr>
            <w:rFonts w:cstheme="minorHAnsi"/>
            <w:rPrChange w:id="473" w:author="Naomi Nash" w:date="2022-05-01T22:21:00Z">
              <w:rPr>
                <w:highlight w:val="yellow"/>
              </w:rPr>
            </w:rPrChange>
          </w:rPr>
          <w:t>2</w:t>
        </w:r>
      </w:ins>
      <w:ins w:id="474" w:author="Naomi Nash" w:date="2022-05-01T22:54:00Z">
        <w:r w:rsidR="006E330F">
          <w:rPr>
            <w:rFonts w:cstheme="minorHAnsi"/>
          </w:rPr>
          <w:t>4</w:t>
        </w:r>
      </w:ins>
    </w:p>
    <w:p w14:paraId="7A8F8E7F" w14:textId="48F729CA" w:rsidR="00FB1D4F" w:rsidRPr="00145984" w:rsidRDefault="00FB1D4F" w:rsidP="00FB1D4F">
      <w:pPr>
        <w:tabs>
          <w:tab w:val="left" w:pos="720"/>
        </w:tabs>
        <w:rPr>
          <w:ins w:id="475" w:author="Naomi Nash" w:date="2022-04-21T22:46:00Z"/>
          <w:rFonts w:cstheme="minorHAnsi"/>
        </w:rPr>
      </w:pPr>
      <w:ins w:id="476" w:author="Naomi Nash" w:date="2022-04-21T22:46:00Z">
        <w:r w:rsidRPr="00145984">
          <w:rPr>
            <w:rFonts w:cstheme="minorHAnsi"/>
          </w:rPr>
          <w:tab/>
          <w:t xml:space="preserve">3.3 </w:t>
        </w:r>
      </w:ins>
      <w:ins w:id="477" w:author="Naomi Nash" w:date="2022-04-21T23:05:00Z">
        <w:r w:rsidR="00024BA0" w:rsidRPr="00145984">
          <w:rPr>
            <w:rFonts w:cstheme="minorHAnsi"/>
          </w:rPr>
          <w:fldChar w:fldCharType="begin"/>
        </w:r>
        <w:r w:rsidR="00024BA0" w:rsidRPr="00145984">
          <w:rPr>
            <w:rFonts w:cstheme="minorHAnsi"/>
          </w:rPr>
          <w:instrText xml:space="preserve"> HYPERLINK  \l "TestingRules" </w:instrText>
        </w:r>
        <w:r w:rsidR="00024BA0" w:rsidRPr="00145984">
          <w:rPr>
            <w:rFonts w:cstheme="minorHAnsi"/>
          </w:rPr>
          <w:fldChar w:fldCharType="separate"/>
        </w:r>
        <w:r w:rsidRPr="00145984">
          <w:rPr>
            <w:rStyle w:val="Hyperlink"/>
            <w:rFonts w:cstheme="minorHAnsi"/>
            <w:color w:val="auto"/>
            <w:u w:val="none"/>
            <w:rPrChange w:id="478" w:author="Naomi Nash" w:date="2022-05-01T22:21:00Z">
              <w:rPr>
                <w:rStyle w:val="Hyperlink"/>
              </w:rPr>
            </w:rPrChange>
          </w:rPr>
          <w:t>Testing Rules</w:t>
        </w:r>
        <w:r w:rsidR="00024BA0" w:rsidRPr="00145984">
          <w:rPr>
            <w:rFonts w:cstheme="minorHAnsi"/>
          </w:rPr>
          <w:fldChar w:fldCharType="end"/>
        </w:r>
      </w:ins>
      <w:ins w:id="479" w:author="Naomi Nash" w:date="2022-04-21T22:46:00Z">
        <w:r w:rsidRPr="00145984">
          <w:rPr>
            <w:rFonts w:cstheme="minorHAnsi"/>
          </w:rPr>
          <w:t xml:space="preserve"> …………………………………………………………………………………………………………………….. </w:t>
        </w:r>
      </w:ins>
      <w:ins w:id="480" w:author="Naomi Nash" w:date="2022-05-01T21:43:00Z">
        <w:r w:rsidR="003B742F" w:rsidRPr="00145984">
          <w:rPr>
            <w:rFonts w:cstheme="minorHAnsi"/>
            <w:rPrChange w:id="481" w:author="Naomi Nash" w:date="2022-05-01T22:21:00Z">
              <w:rPr>
                <w:highlight w:val="yellow"/>
              </w:rPr>
            </w:rPrChange>
          </w:rPr>
          <w:t>2</w:t>
        </w:r>
      </w:ins>
      <w:ins w:id="482" w:author="Naomi Nash" w:date="2022-05-01T22:54:00Z">
        <w:r w:rsidR="006E330F">
          <w:rPr>
            <w:rFonts w:cstheme="minorHAnsi"/>
          </w:rPr>
          <w:t>5</w:t>
        </w:r>
      </w:ins>
    </w:p>
    <w:p w14:paraId="705A9C8A" w14:textId="68FA4BDB" w:rsidR="00FB1D4F" w:rsidRPr="00145984" w:rsidRDefault="00024BA0" w:rsidP="00FB1D4F">
      <w:pPr>
        <w:tabs>
          <w:tab w:val="left" w:pos="720"/>
        </w:tabs>
        <w:rPr>
          <w:ins w:id="483" w:author="Naomi Nash" w:date="2022-04-21T22:46:00Z"/>
          <w:rFonts w:cstheme="minorHAnsi"/>
        </w:rPr>
      </w:pPr>
      <w:ins w:id="484" w:author="Naomi Nash" w:date="2022-04-21T23:05:00Z">
        <w:r w:rsidRPr="00145984">
          <w:rPr>
            <w:rFonts w:cstheme="minorHAnsi"/>
          </w:rPr>
          <w:fldChar w:fldCharType="begin"/>
        </w:r>
      </w:ins>
      <w:ins w:id="485" w:author="Naomi Nash" w:date="2022-05-01T21:42:00Z">
        <w:r w:rsidR="00C17911" w:rsidRPr="00145984">
          <w:rPr>
            <w:rFonts w:cstheme="minorHAnsi"/>
            <w:rPrChange w:id="486" w:author="Naomi Nash" w:date="2022-05-01T22:21:00Z">
              <w:rPr>
                <w:highlight w:val="yellow"/>
              </w:rPr>
            </w:rPrChange>
          </w:rPr>
          <w:instrText>HYPERLINK  \l "Appendix"</w:instrText>
        </w:r>
      </w:ins>
      <w:ins w:id="487" w:author="Naomi Nash" w:date="2022-04-21T23:05:00Z">
        <w:r w:rsidRPr="00145984">
          <w:rPr>
            <w:rFonts w:cstheme="minorHAnsi"/>
          </w:rPr>
          <w:fldChar w:fldCharType="separate"/>
        </w:r>
        <w:r w:rsidR="00FB1D4F" w:rsidRPr="00145984">
          <w:rPr>
            <w:rStyle w:val="Hyperlink"/>
            <w:rFonts w:cstheme="minorHAnsi"/>
            <w:color w:val="auto"/>
            <w:u w:val="none"/>
            <w:rPrChange w:id="488" w:author="Naomi Nash" w:date="2022-05-01T22:21:00Z">
              <w:rPr>
                <w:rStyle w:val="Hyperlink"/>
              </w:rPr>
            </w:rPrChange>
          </w:rPr>
          <w:t>Appendix</w:t>
        </w:r>
        <w:r w:rsidRPr="00145984">
          <w:rPr>
            <w:rFonts w:cstheme="minorHAnsi"/>
          </w:rPr>
          <w:fldChar w:fldCharType="end"/>
        </w:r>
      </w:ins>
      <w:ins w:id="489" w:author="Naomi Nash" w:date="2022-04-21T22:46:00Z">
        <w:r w:rsidR="00FB1D4F" w:rsidRPr="00145984">
          <w:rPr>
            <w:rFonts w:cstheme="minorHAnsi"/>
          </w:rPr>
          <w:t xml:space="preserve"> …………………………………………………………………………………………………………………………………………….. </w:t>
        </w:r>
      </w:ins>
      <w:ins w:id="490" w:author="Naomi Nash" w:date="2022-05-01T21:43:00Z">
        <w:r w:rsidR="003B742F" w:rsidRPr="00145984">
          <w:rPr>
            <w:rFonts w:cstheme="minorHAnsi"/>
          </w:rPr>
          <w:t>2</w:t>
        </w:r>
      </w:ins>
      <w:ins w:id="491" w:author="Naomi Nash" w:date="2022-05-01T22:54:00Z">
        <w:r w:rsidR="006E330F">
          <w:rPr>
            <w:rFonts w:cstheme="minorHAnsi"/>
          </w:rPr>
          <w:t>7</w:t>
        </w:r>
      </w:ins>
    </w:p>
    <w:p w14:paraId="173DCDED" w14:textId="087D1033" w:rsidR="00FB1D4F" w:rsidRPr="00145984" w:rsidRDefault="00FB1D4F" w:rsidP="00146879">
      <w:pPr>
        <w:rPr>
          <w:ins w:id="492" w:author="Naomi Nash" w:date="2022-04-21T22:46:00Z"/>
          <w:rFonts w:cstheme="minorHAnsi"/>
          <w:b/>
          <w:bCs/>
          <w:sz w:val="24"/>
          <w:szCs w:val="24"/>
        </w:rPr>
      </w:pPr>
      <w:ins w:id="493" w:author="Naomi Nash" w:date="2022-04-21T22:46:00Z">
        <w:r w:rsidRPr="00145984">
          <w:rPr>
            <w:rFonts w:cstheme="minorHAnsi"/>
            <w:b/>
            <w:bCs/>
            <w:sz w:val="24"/>
            <w:szCs w:val="24"/>
          </w:rPr>
          <w:br w:type="page"/>
        </w:r>
      </w:ins>
    </w:p>
    <w:p w14:paraId="5B28B27F" w14:textId="77777777" w:rsidR="00D462D4" w:rsidRPr="00145984" w:rsidDel="00DA04B5" w:rsidRDefault="00D462D4">
      <w:pPr>
        <w:rPr>
          <w:del w:id="494" w:author="Naomi Nash" w:date="2022-04-21T22:15:00Z"/>
          <w:rFonts w:cstheme="minorHAnsi"/>
        </w:rPr>
      </w:pPr>
    </w:p>
    <w:p w14:paraId="63D2BFC3" w14:textId="271381D2" w:rsidR="0017570D" w:rsidRPr="00145984" w:rsidDel="00770D8E" w:rsidRDefault="0017570D">
      <w:pPr>
        <w:rPr>
          <w:del w:id="495" w:author="Naomi Nash" w:date="2022-04-26T22:13:00Z"/>
          <w:rFonts w:cstheme="minorHAnsi"/>
        </w:rPr>
      </w:pPr>
    </w:p>
    <w:p w14:paraId="326810EF" w14:textId="5D5E6AC7" w:rsidR="0017570D" w:rsidRPr="00145984" w:rsidDel="00770D8E" w:rsidRDefault="0017570D">
      <w:pPr>
        <w:rPr>
          <w:del w:id="496" w:author="Naomi Nash" w:date="2022-04-26T22:13:00Z"/>
          <w:rFonts w:cstheme="minorHAnsi"/>
        </w:rPr>
      </w:pPr>
    </w:p>
    <w:p w14:paraId="4916BA79" w14:textId="6E6EC2B6" w:rsidR="0017570D" w:rsidRPr="00145984" w:rsidDel="00770D8E" w:rsidRDefault="0017570D">
      <w:pPr>
        <w:rPr>
          <w:del w:id="497" w:author="Naomi Nash" w:date="2022-04-26T22:13:00Z"/>
          <w:rFonts w:cstheme="minorHAnsi"/>
        </w:rPr>
      </w:pPr>
    </w:p>
    <w:p w14:paraId="2A30AE30" w14:textId="28973AD6" w:rsidR="0017570D" w:rsidRPr="00145984" w:rsidDel="00CF11BD" w:rsidRDefault="0017570D">
      <w:pPr>
        <w:rPr>
          <w:del w:id="498" w:author="Naomi Nash" w:date="2022-04-24T16:42:00Z"/>
          <w:rFonts w:cstheme="minorHAnsi"/>
        </w:rPr>
      </w:pPr>
    </w:p>
    <w:p w14:paraId="4CB8DD96" w14:textId="6B19A605" w:rsidR="0017570D" w:rsidRPr="00145984" w:rsidDel="00CF11BD" w:rsidRDefault="0017570D">
      <w:pPr>
        <w:rPr>
          <w:del w:id="499" w:author="Naomi Nash" w:date="2022-04-24T16:42:00Z"/>
          <w:rFonts w:cstheme="minorHAnsi"/>
        </w:rPr>
      </w:pPr>
    </w:p>
    <w:p w14:paraId="5203088C" w14:textId="52195A25" w:rsidR="0017570D" w:rsidRPr="00145984" w:rsidDel="00CF11BD" w:rsidRDefault="0017570D">
      <w:pPr>
        <w:rPr>
          <w:del w:id="500" w:author="Naomi Nash" w:date="2022-04-24T16:42:00Z"/>
          <w:rFonts w:cstheme="minorHAnsi"/>
        </w:rPr>
      </w:pPr>
    </w:p>
    <w:p w14:paraId="31A425D1" w14:textId="014B9DBE" w:rsidR="0017570D" w:rsidRPr="00145984" w:rsidRDefault="0017570D">
      <w:pPr>
        <w:rPr>
          <w:rFonts w:cstheme="minorHAnsi"/>
        </w:rPr>
      </w:pPr>
    </w:p>
    <w:p w14:paraId="4CEF3B31" w14:textId="10BEB759" w:rsidR="0017570D" w:rsidRPr="00145984" w:rsidDel="00A76722" w:rsidRDefault="0017570D">
      <w:pPr>
        <w:rPr>
          <w:del w:id="501" w:author="Naomi Nash" w:date="2022-04-29T22:42:00Z"/>
          <w:rFonts w:cstheme="minorHAnsi"/>
        </w:rPr>
      </w:pPr>
    </w:p>
    <w:p w14:paraId="5B86A31B" w14:textId="77777777" w:rsidR="00A974DF" w:rsidRPr="00145984" w:rsidDel="006E6656" w:rsidRDefault="00A974DF">
      <w:pPr>
        <w:rPr>
          <w:del w:id="502" w:author="Naomi Nash" w:date="2022-05-01T17:27:00Z"/>
          <w:rFonts w:cstheme="minorHAnsi"/>
        </w:rPr>
      </w:pPr>
    </w:p>
    <w:p w14:paraId="7DFAB596" w14:textId="77777777" w:rsidR="0017570D" w:rsidRPr="00145984" w:rsidRDefault="0017570D">
      <w:pPr>
        <w:rPr>
          <w:rFonts w:cstheme="minorHAnsi"/>
        </w:rPr>
      </w:pPr>
    </w:p>
    <w:p w14:paraId="54655B9E" w14:textId="26EC4B81" w:rsidR="0017570D" w:rsidRPr="00145984" w:rsidRDefault="0017570D" w:rsidP="0017570D">
      <w:pPr>
        <w:jc w:val="center"/>
        <w:rPr>
          <w:rFonts w:cstheme="minorHAnsi"/>
          <w:b/>
          <w:bCs/>
        </w:rPr>
      </w:pPr>
      <w:r w:rsidRPr="00145984">
        <w:rPr>
          <w:rFonts w:cstheme="minorHAnsi"/>
          <w:b/>
          <w:bCs/>
        </w:rPr>
        <w:t>------------------------------------------------------------------------------------------------------------------------------------------</w:t>
      </w:r>
      <w:r w:rsidRPr="00145984">
        <w:rPr>
          <w:rFonts w:cstheme="minorHAnsi"/>
          <w:b/>
          <w:bCs/>
        </w:rPr>
        <w:br/>
      </w:r>
      <w:bookmarkStart w:id="503" w:name="RevisionHistory"/>
      <w:r w:rsidRPr="00145984">
        <w:rPr>
          <w:rFonts w:cstheme="minorHAnsi"/>
          <w:b/>
          <w:bCs/>
        </w:rPr>
        <w:t>Revision History</w:t>
      </w:r>
      <w:bookmarkEnd w:id="503"/>
      <w:r w:rsidRPr="00145984">
        <w:rPr>
          <w:rFonts w:cstheme="minorHAnsi"/>
          <w:b/>
          <w:bCs/>
        </w:rPr>
        <w:br/>
        <w:t>------------------------------------------------------------------------------------------------------------------------------------------</w:t>
      </w:r>
    </w:p>
    <w:tbl>
      <w:tblPr>
        <w:tblStyle w:val="TableGrid"/>
        <w:tblW w:w="0" w:type="auto"/>
        <w:tblLook w:val="04A0" w:firstRow="1" w:lastRow="0" w:firstColumn="1" w:lastColumn="0" w:noHBand="0" w:noVBand="1"/>
      </w:tblPr>
      <w:tblGrid>
        <w:gridCol w:w="1975"/>
        <w:gridCol w:w="1890"/>
        <w:gridCol w:w="2610"/>
        <w:gridCol w:w="2875"/>
      </w:tblGrid>
      <w:tr w:rsidR="0017570D" w:rsidRPr="00145984" w14:paraId="7F998E7D" w14:textId="77777777" w:rsidTr="00223B21">
        <w:tc>
          <w:tcPr>
            <w:tcW w:w="1975" w:type="dxa"/>
            <w:shd w:val="clear" w:color="auto" w:fill="D9D9D9" w:themeFill="background1" w:themeFillShade="D9"/>
          </w:tcPr>
          <w:p w14:paraId="1BEAE768" w14:textId="19042AD1" w:rsidR="0017570D" w:rsidRPr="00145984" w:rsidRDefault="0017570D" w:rsidP="0017570D">
            <w:pPr>
              <w:jc w:val="center"/>
              <w:rPr>
                <w:rFonts w:cstheme="minorHAnsi"/>
                <w:i/>
                <w:iCs/>
              </w:rPr>
            </w:pPr>
            <w:r w:rsidRPr="00145984">
              <w:rPr>
                <w:rFonts w:cstheme="minorHAnsi"/>
                <w:i/>
                <w:iCs/>
              </w:rPr>
              <w:t>Date</w:t>
            </w:r>
          </w:p>
        </w:tc>
        <w:tc>
          <w:tcPr>
            <w:tcW w:w="1890" w:type="dxa"/>
            <w:shd w:val="clear" w:color="auto" w:fill="D9D9D9" w:themeFill="background1" w:themeFillShade="D9"/>
          </w:tcPr>
          <w:p w14:paraId="1DBC3F33" w14:textId="1F9142EA" w:rsidR="0017570D" w:rsidRPr="00145984" w:rsidRDefault="0017570D" w:rsidP="0017570D">
            <w:pPr>
              <w:jc w:val="center"/>
              <w:rPr>
                <w:rFonts w:cstheme="minorHAnsi"/>
                <w:i/>
                <w:iCs/>
              </w:rPr>
            </w:pPr>
            <w:r w:rsidRPr="00145984">
              <w:rPr>
                <w:rFonts w:cstheme="minorHAnsi"/>
                <w:i/>
                <w:iCs/>
              </w:rPr>
              <w:t>Version</w:t>
            </w:r>
          </w:p>
        </w:tc>
        <w:tc>
          <w:tcPr>
            <w:tcW w:w="2610" w:type="dxa"/>
            <w:shd w:val="clear" w:color="auto" w:fill="D9D9D9" w:themeFill="background1" w:themeFillShade="D9"/>
          </w:tcPr>
          <w:p w14:paraId="59D146C4" w14:textId="635E7CCE" w:rsidR="0017570D" w:rsidRPr="00145984" w:rsidRDefault="0017570D" w:rsidP="0017570D">
            <w:pPr>
              <w:jc w:val="center"/>
              <w:rPr>
                <w:rFonts w:cstheme="minorHAnsi"/>
                <w:i/>
                <w:iCs/>
              </w:rPr>
            </w:pPr>
            <w:r w:rsidRPr="00145984">
              <w:rPr>
                <w:rFonts w:cstheme="minorHAnsi"/>
                <w:i/>
                <w:iCs/>
              </w:rPr>
              <w:t>Description</w:t>
            </w:r>
          </w:p>
        </w:tc>
        <w:tc>
          <w:tcPr>
            <w:tcW w:w="2875" w:type="dxa"/>
            <w:shd w:val="clear" w:color="auto" w:fill="D9D9D9" w:themeFill="background1" w:themeFillShade="D9"/>
          </w:tcPr>
          <w:p w14:paraId="4C94B2BB" w14:textId="4DBE232C" w:rsidR="0017570D" w:rsidRPr="00145984" w:rsidRDefault="0017570D" w:rsidP="0017570D">
            <w:pPr>
              <w:jc w:val="center"/>
              <w:rPr>
                <w:rFonts w:cstheme="minorHAnsi"/>
                <w:i/>
                <w:iCs/>
              </w:rPr>
            </w:pPr>
            <w:r w:rsidRPr="00145984">
              <w:rPr>
                <w:rFonts w:cstheme="minorHAnsi"/>
                <w:i/>
                <w:iCs/>
              </w:rPr>
              <w:t>Author</w:t>
            </w:r>
          </w:p>
        </w:tc>
      </w:tr>
      <w:tr w:rsidR="0017570D" w:rsidRPr="00145984" w14:paraId="7EB8B0B0" w14:textId="77777777" w:rsidTr="0017570D">
        <w:tc>
          <w:tcPr>
            <w:tcW w:w="1975" w:type="dxa"/>
          </w:tcPr>
          <w:p w14:paraId="40FC5A74" w14:textId="72F12611" w:rsidR="0017570D" w:rsidRPr="00145984" w:rsidRDefault="00B33A34">
            <w:pPr>
              <w:rPr>
                <w:rFonts w:cstheme="minorHAnsi"/>
              </w:rPr>
            </w:pPr>
            <w:r w:rsidRPr="00145984">
              <w:rPr>
                <w:rFonts w:cstheme="minorHAnsi"/>
              </w:rPr>
              <w:t>3/3/2022</w:t>
            </w:r>
          </w:p>
        </w:tc>
        <w:tc>
          <w:tcPr>
            <w:tcW w:w="1890" w:type="dxa"/>
          </w:tcPr>
          <w:p w14:paraId="2C26F686" w14:textId="47B9C33D" w:rsidR="0017570D" w:rsidRPr="00145984" w:rsidRDefault="0017570D">
            <w:pPr>
              <w:rPr>
                <w:rFonts w:cstheme="minorHAnsi"/>
              </w:rPr>
            </w:pPr>
            <w:r w:rsidRPr="00145984">
              <w:rPr>
                <w:rFonts w:cstheme="minorHAnsi"/>
              </w:rPr>
              <w:t>1.0</w:t>
            </w:r>
          </w:p>
        </w:tc>
        <w:tc>
          <w:tcPr>
            <w:tcW w:w="2610" w:type="dxa"/>
          </w:tcPr>
          <w:p w14:paraId="6DCC391C" w14:textId="2F715C4C" w:rsidR="0017570D" w:rsidRPr="00145984" w:rsidRDefault="0017570D">
            <w:pPr>
              <w:rPr>
                <w:rFonts w:cstheme="minorHAnsi"/>
              </w:rPr>
            </w:pPr>
            <w:r w:rsidRPr="00145984">
              <w:rPr>
                <w:rFonts w:cstheme="minorHAnsi"/>
              </w:rPr>
              <w:t>First Draft</w:t>
            </w:r>
          </w:p>
        </w:tc>
        <w:tc>
          <w:tcPr>
            <w:tcW w:w="2875" w:type="dxa"/>
          </w:tcPr>
          <w:p w14:paraId="4EB7DD7C" w14:textId="237D8EF0" w:rsidR="0017570D" w:rsidRPr="00145984" w:rsidRDefault="0017570D">
            <w:pPr>
              <w:rPr>
                <w:rFonts w:cstheme="minorHAnsi"/>
              </w:rPr>
            </w:pPr>
            <w:r w:rsidRPr="00145984">
              <w:rPr>
                <w:rFonts w:cstheme="minorHAnsi"/>
              </w:rPr>
              <w:t>Naomi Nash &amp; Daria Pacheco</w:t>
            </w:r>
          </w:p>
        </w:tc>
      </w:tr>
      <w:tr w:rsidR="0017570D" w:rsidRPr="00145984" w14:paraId="54F82F49" w14:textId="77777777" w:rsidTr="0017570D">
        <w:tc>
          <w:tcPr>
            <w:tcW w:w="1975" w:type="dxa"/>
          </w:tcPr>
          <w:p w14:paraId="0E5F5D8E" w14:textId="28FF1E39" w:rsidR="0017570D" w:rsidRPr="00145984" w:rsidRDefault="002228FF">
            <w:pPr>
              <w:rPr>
                <w:rFonts w:cstheme="minorHAnsi"/>
              </w:rPr>
            </w:pPr>
            <w:r w:rsidRPr="00145984">
              <w:rPr>
                <w:rFonts w:cstheme="minorHAnsi"/>
              </w:rPr>
              <w:t>3/22/2022</w:t>
            </w:r>
          </w:p>
        </w:tc>
        <w:tc>
          <w:tcPr>
            <w:tcW w:w="1890" w:type="dxa"/>
          </w:tcPr>
          <w:p w14:paraId="7B94CFBF" w14:textId="77CE8B8F" w:rsidR="0017570D" w:rsidRPr="00145984" w:rsidRDefault="002228FF">
            <w:pPr>
              <w:rPr>
                <w:rFonts w:cstheme="minorHAnsi"/>
              </w:rPr>
            </w:pPr>
            <w:r w:rsidRPr="00145984">
              <w:rPr>
                <w:rFonts w:cstheme="minorHAnsi"/>
              </w:rPr>
              <w:t>1.1</w:t>
            </w:r>
          </w:p>
        </w:tc>
        <w:tc>
          <w:tcPr>
            <w:tcW w:w="2610" w:type="dxa"/>
          </w:tcPr>
          <w:p w14:paraId="16F2D750" w14:textId="6A072CE7" w:rsidR="0017570D" w:rsidRPr="00145984" w:rsidRDefault="00A00D9A">
            <w:pPr>
              <w:rPr>
                <w:rFonts w:cstheme="minorHAnsi"/>
              </w:rPr>
            </w:pPr>
            <w:r w:rsidRPr="00145984">
              <w:rPr>
                <w:rFonts w:cstheme="minorHAnsi"/>
              </w:rPr>
              <w:t>Cleanup of Roles</w:t>
            </w:r>
          </w:p>
        </w:tc>
        <w:tc>
          <w:tcPr>
            <w:tcW w:w="2875" w:type="dxa"/>
          </w:tcPr>
          <w:p w14:paraId="7D3AD487" w14:textId="64843F4F" w:rsidR="0017570D" w:rsidRPr="00145984" w:rsidRDefault="002228FF">
            <w:pPr>
              <w:rPr>
                <w:rFonts w:cstheme="minorHAnsi"/>
              </w:rPr>
            </w:pPr>
            <w:r w:rsidRPr="00145984">
              <w:rPr>
                <w:rFonts w:cstheme="minorHAnsi"/>
              </w:rPr>
              <w:t>Naomi Nash</w:t>
            </w:r>
          </w:p>
        </w:tc>
      </w:tr>
      <w:tr w:rsidR="0017570D" w:rsidRPr="00145984" w14:paraId="21A1A9DE" w14:textId="77777777" w:rsidTr="0017570D">
        <w:tc>
          <w:tcPr>
            <w:tcW w:w="1975" w:type="dxa"/>
          </w:tcPr>
          <w:p w14:paraId="503AE141" w14:textId="6D404059" w:rsidR="0017570D" w:rsidRPr="00145984" w:rsidRDefault="00721558">
            <w:pPr>
              <w:rPr>
                <w:rFonts w:cstheme="minorHAnsi"/>
              </w:rPr>
            </w:pPr>
            <w:r w:rsidRPr="00145984">
              <w:rPr>
                <w:rFonts w:cstheme="minorHAnsi"/>
              </w:rPr>
              <w:t>4/18/2022</w:t>
            </w:r>
          </w:p>
        </w:tc>
        <w:tc>
          <w:tcPr>
            <w:tcW w:w="1890" w:type="dxa"/>
          </w:tcPr>
          <w:p w14:paraId="7DE05D5E" w14:textId="061ADE1C" w:rsidR="0017570D" w:rsidRPr="00145984" w:rsidRDefault="00721558">
            <w:pPr>
              <w:rPr>
                <w:rFonts w:cstheme="minorHAnsi"/>
              </w:rPr>
            </w:pPr>
            <w:r w:rsidRPr="00145984">
              <w:rPr>
                <w:rFonts w:cstheme="minorHAnsi"/>
              </w:rPr>
              <w:t>1.2</w:t>
            </w:r>
          </w:p>
        </w:tc>
        <w:tc>
          <w:tcPr>
            <w:tcW w:w="2610" w:type="dxa"/>
          </w:tcPr>
          <w:p w14:paraId="236AC86D" w14:textId="1B07D328" w:rsidR="0017570D" w:rsidRPr="00145984" w:rsidRDefault="00721558">
            <w:pPr>
              <w:rPr>
                <w:rFonts w:cstheme="minorHAnsi"/>
              </w:rPr>
            </w:pPr>
            <w:r w:rsidRPr="00145984">
              <w:rPr>
                <w:rFonts w:cstheme="minorHAnsi"/>
              </w:rPr>
              <w:t>Addition of Diagrams</w:t>
            </w:r>
          </w:p>
        </w:tc>
        <w:tc>
          <w:tcPr>
            <w:tcW w:w="2875" w:type="dxa"/>
          </w:tcPr>
          <w:p w14:paraId="5297B904" w14:textId="52C5AA38" w:rsidR="0017570D" w:rsidRPr="00145984" w:rsidRDefault="00721558">
            <w:pPr>
              <w:rPr>
                <w:rFonts w:cstheme="minorHAnsi"/>
              </w:rPr>
            </w:pPr>
            <w:r w:rsidRPr="00145984">
              <w:rPr>
                <w:rFonts w:cstheme="minorHAnsi"/>
              </w:rPr>
              <w:t>Naomi Nash &amp; Daria Pacheco</w:t>
            </w:r>
          </w:p>
        </w:tc>
      </w:tr>
      <w:tr w:rsidR="008E7E75" w:rsidRPr="00145984" w14:paraId="2FB242F8" w14:textId="77777777" w:rsidTr="0017570D">
        <w:tc>
          <w:tcPr>
            <w:tcW w:w="1975" w:type="dxa"/>
          </w:tcPr>
          <w:p w14:paraId="1C2633FB" w14:textId="24DEC98E" w:rsidR="008E7E75" w:rsidRPr="00145984" w:rsidRDefault="00B91899">
            <w:pPr>
              <w:rPr>
                <w:rFonts w:cstheme="minorHAnsi"/>
              </w:rPr>
            </w:pPr>
            <w:r w:rsidRPr="00145984">
              <w:rPr>
                <w:rFonts w:cstheme="minorHAnsi"/>
              </w:rPr>
              <w:t>4/18/2002</w:t>
            </w:r>
          </w:p>
        </w:tc>
        <w:tc>
          <w:tcPr>
            <w:tcW w:w="1890" w:type="dxa"/>
          </w:tcPr>
          <w:p w14:paraId="00A4E29A" w14:textId="782509F9" w:rsidR="008E7E75" w:rsidRPr="00145984" w:rsidRDefault="00B91899">
            <w:pPr>
              <w:rPr>
                <w:rFonts w:cstheme="minorHAnsi"/>
              </w:rPr>
            </w:pPr>
            <w:r w:rsidRPr="00145984">
              <w:rPr>
                <w:rFonts w:cstheme="minorHAnsi"/>
              </w:rPr>
              <w:t>1.3</w:t>
            </w:r>
          </w:p>
        </w:tc>
        <w:tc>
          <w:tcPr>
            <w:tcW w:w="2610" w:type="dxa"/>
          </w:tcPr>
          <w:p w14:paraId="5095ED2F" w14:textId="167A1BC8" w:rsidR="008E7E75" w:rsidRPr="00145984" w:rsidRDefault="00B91899">
            <w:pPr>
              <w:rPr>
                <w:rFonts w:cstheme="minorHAnsi"/>
              </w:rPr>
            </w:pPr>
            <w:r w:rsidRPr="00145984">
              <w:rPr>
                <w:rFonts w:cstheme="minorHAnsi"/>
              </w:rPr>
              <w:t>Added Comments for Revisions</w:t>
            </w:r>
          </w:p>
        </w:tc>
        <w:tc>
          <w:tcPr>
            <w:tcW w:w="2875" w:type="dxa"/>
          </w:tcPr>
          <w:p w14:paraId="22B9099B" w14:textId="3BD40957" w:rsidR="008E7E75" w:rsidRPr="00145984" w:rsidRDefault="00B91899">
            <w:pPr>
              <w:rPr>
                <w:rFonts w:cstheme="minorHAnsi"/>
              </w:rPr>
            </w:pPr>
            <w:r w:rsidRPr="00145984">
              <w:rPr>
                <w:rFonts w:cstheme="minorHAnsi"/>
              </w:rPr>
              <w:t>Naomi Nash &amp; Daria Pacheco</w:t>
            </w:r>
          </w:p>
        </w:tc>
      </w:tr>
      <w:tr w:rsidR="008E7E75" w:rsidRPr="00145984" w14:paraId="03A7F6D5" w14:textId="77777777" w:rsidTr="0017570D">
        <w:tc>
          <w:tcPr>
            <w:tcW w:w="1975" w:type="dxa"/>
          </w:tcPr>
          <w:p w14:paraId="3D01F84D" w14:textId="34CCC1C5" w:rsidR="008E7E75" w:rsidRPr="00145984" w:rsidRDefault="00B91899">
            <w:pPr>
              <w:rPr>
                <w:rFonts w:cstheme="minorHAnsi"/>
              </w:rPr>
            </w:pPr>
            <w:r w:rsidRPr="00145984">
              <w:rPr>
                <w:rFonts w:cstheme="minorHAnsi"/>
              </w:rPr>
              <w:t>4/1</w:t>
            </w:r>
            <w:r w:rsidR="00C21B8F" w:rsidRPr="00145984">
              <w:rPr>
                <w:rFonts w:cstheme="minorHAnsi"/>
              </w:rPr>
              <w:t>9</w:t>
            </w:r>
            <w:r w:rsidRPr="00145984">
              <w:rPr>
                <w:rFonts w:cstheme="minorHAnsi"/>
              </w:rPr>
              <w:t>/2022</w:t>
            </w:r>
          </w:p>
        </w:tc>
        <w:tc>
          <w:tcPr>
            <w:tcW w:w="1890" w:type="dxa"/>
          </w:tcPr>
          <w:p w14:paraId="0F9F700D" w14:textId="14056582" w:rsidR="008E7E75" w:rsidRPr="00145984" w:rsidRDefault="00C21B8F">
            <w:pPr>
              <w:rPr>
                <w:rFonts w:cstheme="minorHAnsi"/>
              </w:rPr>
            </w:pPr>
            <w:r w:rsidRPr="00145984">
              <w:rPr>
                <w:rFonts w:cstheme="minorHAnsi"/>
              </w:rPr>
              <w:t>1.4</w:t>
            </w:r>
          </w:p>
        </w:tc>
        <w:tc>
          <w:tcPr>
            <w:tcW w:w="2610" w:type="dxa"/>
          </w:tcPr>
          <w:p w14:paraId="729A6089" w14:textId="638BD81C" w:rsidR="008E7E75" w:rsidRPr="00145984" w:rsidRDefault="00C21B8F">
            <w:pPr>
              <w:rPr>
                <w:rFonts w:cstheme="minorHAnsi"/>
              </w:rPr>
            </w:pPr>
            <w:r w:rsidRPr="00145984">
              <w:rPr>
                <w:rFonts w:cstheme="minorHAnsi"/>
              </w:rPr>
              <w:t>Revised Based on Comments</w:t>
            </w:r>
          </w:p>
        </w:tc>
        <w:tc>
          <w:tcPr>
            <w:tcW w:w="2875" w:type="dxa"/>
          </w:tcPr>
          <w:p w14:paraId="2776625B" w14:textId="51F8008C" w:rsidR="008E7E75" w:rsidRPr="00145984" w:rsidRDefault="00C21B8F">
            <w:pPr>
              <w:rPr>
                <w:rFonts w:cstheme="minorHAnsi"/>
              </w:rPr>
            </w:pPr>
            <w:r w:rsidRPr="00145984">
              <w:rPr>
                <w:rFonts w:cstheme="minorHAnsi"/>
              </w:rPr>
              <w:t>Naomi Nash &amp; Daria Pacheco</w:t>
            </w:r>
          </w:p>
        </w:tc>
      </w:tr>
      <w:tr w:rsidR="008E7E75" w:rsidRPr="00145984" w14:paraId="0845470C" w14:textId="77777777" w:rsidTr="0017570D">
        <w:tc>
          <w:tcPr>
            <w:tcW w:w="1975" w:type="dxa"/>
          </w:tcPr>
          <w:p w14:paraId="6420D02D" w14:textId="51F41289" w:rsidR="008E7E75" w:rsidRPr="00145984" w:rsidRDefault="0F96CA2E">
            <w:pPr>
              <w:rPr>
                <w:rFonts w:cstheme="minorHAnsi"/>
              </w:rPr>
            </w:pPr>
            <w:ins w:id="504" w:author="Daria Pacheco" w:date="2022-04-20T03:32:00Z">
              <w:r w:rsidRPr="00145984">
                <w:rPr>
                  <w:rFonts w:cstheme="minorHAnsi"/>
                </w:rPr>
                <w:t>4/19/2022</w:t>
              </w:r>
            </w:ins>
          </w:p>
        </w:tc>
        <w:tc>
          <w:tcPr>
            <w:tcW w:w="1890" w:type="dxa"/>
          </w:tcPr>
          <w:p w14:paraId="59DF40C3" w14:textId="565AFE65" w:rsidR="008E7E75" w:rsidRPr="00145984" w:rsidRDefault="0F96CA2E">
            <w:pPr>
              <w:rPr>
                <w:rFonts w:cstheme="minorHAnsi"/>
              </w:rPr>
            </w:pPr>
            <w:ins w:id="505" w:author="Daria Pacheco" w:date="2022-04-20T03:32:00Z">
              <w:r w:rsidRPr="00145984">
                <w:rPr>
                  <w:rFonts w:cstheme="minorHAnsi"/>
                </w:rPr>
                <w:t>1.5</w:t>
              </w:r>
            </w:ins>
          </w:p>
        </w:tc>
        <w:tc>
          <w:tcPr>
            <w:tcW w:w="2610" w:type="dxa"/>
          </w:tcPr>
          <w:p w14:paraId="64C460B0" w14:textId="0FFAAFC9" w:rsidR="008E7E75" w:rsidRPr="00145984" w:rsidRDefault="0F96CA2E">
            <w:pPr>
              <w:rPr>
                <w:rFonts w:cstheme="minorHAnsi"/>
              </w:rPr>
            </w:pPr>
            <w:ins w:id="506" w:author="Daria Pacheco" w:date="2022-04-20T03:32:00Z">
              <w:r w:rsidRPr="00145984">
                <w:rPr>
                  <w:rFonts w:cstheme="minorHAnsi"/>
                </w:rPr>
                <w:t>Added diagrams</w:t>
              </w:r>
            </w:ins>
          </w:p>
        </w:tc>
        <w:tc>
          <w:tcPr>
            <w:tcW w:w="2875" w:type="dxa"/>
          </w:tcPr>
          <w:p w14:paraId="5CBE36B3" w14:textId="0529C794" w:rsidR="008E7E75" w:rsidRPr="00145984" w:rsidRDefault="32E8E035">
            <w:pPr>
              <w:rPr>
                <w:rFonts w:cstheme="minorHAnsi"/>
              </w:rPr>
            </w:pPr>
            <w:ins w:id="507" w:author="Daria Pacheco" w:date="2022-04-20T03:32:00Z">
              <w:r w:rsidRPr="00145984">
                <w:rPr>
                  <w:rFonts w:cstheme="minorHAnsi"/>
                </w:rPr>
                <w:t xml:space="preserve">Naomi </w:t>
              </w:r>
              <w:r w:rsidR="06D56461" w:rsidRPr="00145984">
                <w:rPr>
                  <w:rFonts w:cstheme="minorHAnsi"/>
                </w:rPr>
                <w:t xml:space="preserve">Nash </w:t>
              </w:r>
            </w:ins>
            <w:ins w:id="508" w:author="Daria Pacheco" w:date="2022-04-20T03:33:00Z">
              <w:r w:rsidR="06D56461" w:rsidRPr="00145984">
                <w:rPr>
                  <w:rFonts w:cstheme="minorHAnsi"/>
                </w:rPr>
                <w:t>&amp; Daria Pacheco</w:t>
              </w:r>
            </w:ins>
          </w:p>
        </w:tc>
      </w:tr>
      <w:tr w:rsidR="00E67A78" w:rsidRPr="00145984" w14:paraId="20271B5D" w14:textId="77777777" w:rsidTr="0017570D">
        <w:trPr>
          <w:ins w:id="509" w:author="Naomi Nash" w:date="2022-04-22T22:30:00Z"/>
        </w:trPr>
        <w:tc>
          <w:tcPr>
            <w:tcW w:w="1975" w:type="dxa"/>
          </w:tcPr>
          <w:p w14:paraId="379260FA" w14:textId="08E90515" w:rsidR="00E67A78" w:rsidRPr="00145984" w:rsidRDefault="00E67A78">
            <w:pPr>
              <w:rPr>
                <w:ins w:id="510" w:author="Naomi Nash" w:date="2022-04-22T22:30:00Z"/>
                <w:rFonts w:cstheme="minorHAnsi"/>
              </w:rPr>
            </w:pPr>
            <w:ins w:id="511" w:author="Naomi Nash" w:date="2022-04-22T22:30:00Z">
              <w:r w:rsidRPr="00145984">
                <w:rPr>
                  <w:rFonts w:cstheme="minorHAnsi"/>
                </w:rPr>
                <w:t>4/22/2022</w:t>
              </w:r>
            </w:ins>
          </w:p>
        </w:tc>
        <w:tc>
          <w:tcPr>
            <w:tcW w:w="1890" w:type="dxa"/>
          </w:tcPr>
          <w:p w14:paraId="059F3250" w14:textId="5EF15DBB" w:rsidR="00E67A78" w:rsidRPr="00145984" w:rsidRDefault="00E67A78">
            <w:pPr>
              <w:rPr>
                <w:ins w:id="512" w:author="Naomi Nash" w:date="2022-04-22T22:30:00Z"/>
                <w:rFonts w:cstheme="minorHAnsi"/>
              </w:rPr>
            </w:pPr>
            <w:ins w:id="513" w:author="Naomi Nash" w:date="2022-04-22T22:31:00Z">
              <w:r w:rsidRPr="00145984">
                <w:rPr>
                  <w:rFonts w:cstheme="minorHAnsi"/>
                </w:rPr>
                <w:t>1.6</w:t>
              </w:r>
            </w:ins>
          </w:p>
        </w:tc>
        <w:tc>
          <w:tcPr>
            <w:tcW w:w="2610" w:type="dxa"/>
          </w:tcPr>
          <w:p w14:paraId="4759D239" w14:textId="00E2F024" w:rsidR="00E67A78" w:rsidRPr="00145984" w:rsidRDefault="00CE26DE">
            <w:pPr>
              <w:rPr>
                <w:ins w:id="514" w:author="Naomi Nash" w:date="2022-04-22T22:30:00Z"/>
                <w:rFonts w:cstheme="minorHAnsi"/>
              </w:rPr>
            </w:pPr>
            <w:ins w:id="515" w:author="Naomi Nash" w:date="2022-04-22T22:31:00Z">
              <w:r w:rsidRPr="00145984">
                <w:rPr>
                  <w:rFonts w:cstheme="minorHAnsi"/>
                </w:rPr>
                <w:t>Modified report to fit requirements</w:t>
              </w:r>
            </w:ins>
          </w:p>
        </w:tc>
        <w:tc>
          <w:tcPr>
            <w:tcW w:w="2875" w:type="dxa"/>
          </w:tcPr>
          <w:p w14:paraId="5BE2A029" w14:textId="0A76D471" w:rsidR="00E67A78" w:rsidRPr="00145984" w:rsidRDefault="00CE26DE">
            <w:pPr>
              <w:rPr>
                <w:ins w:id="516" w:author="Naomi Nash" w:date="2022-04-22T22:30:00Z"/>
                <w:rFonts w:cstheme="minorHAnsi"/>
              </w:rPr>
            </w:pPr>
            <w:ins w:id="517" w:author="Naomi Nash" w:date="2022-04-22T22:31:00Z">
              <w:r w:rsidRPr="00145984">
                <w:rPr>
                  <w:rFonts w:cstheme="minorHAnsi"/>
                </w:rPr>
                <w:t>Naomi Nash &amp; Daria Pacheco</w:t>
              </w:r>
            </w:ins>
          </w:p>
        </w:tc>
      </w:tr>
      <w:tr w:rsidR="009A18AE" w:rsidRPr="00145984" w14:paraId="633B6096" w14:textId="77777777" w:rsidTr="0017570D">
        <w:trPr>
          <w:ins w:id="518" w:author="Naomi Nash" w:date="2022-04-24T16:41:00Z"/>
        </w:trPr>
        <w:tc>
          <w:tcPr>
            <w:tcW w:w="1975" w:type="dxa"/>
          </w:tcPr>
          <w:p w14:paraId="340B01B7" w14:textId="1A30A172" w:rsidR="009A18AE" w:rsidRPr="00145984" w:rsidRDefault="002136F2">
            <w:pPr>
              <w:rPr>
                <w:ins w:id="519" w:author="Naomi Nash" w:date="2022-04-24T16:41:00Z"/>
                <w:rFonts w:cstheme="minorHAnsi"/>
              </w:rPr>
            </w:pPr>
            <w:ins w:id="520" w:author="Naomi Nash" w:date="2022-04-24T16:41:00Z">
              <w:r w:rsidRPr="00145984">
                <w:rPr>
                  <w:rFonts w:cstheme="minorHAnsi"/>
                </w:rPr>
                <w:t>4/24/2022</w:t>
              </w:r>
            </w:ins>
          </w:p>
        </w:tc>
        <w:tc>
          <w:tcPr>
            <w:tcW w:w="1890" w:type="dxa"/>
          </w:tcPr>
          <w:p w14:paraId="254D8D4B" w14:textId="1D40BB0A" w:rsidR="009A18AE" w:rsidRPr="00145984" w:rsidRDefault="002136F2">
            <w:pPr>
              <w:rPr>
                <w:ins w:id="521" w:author="Naomi Nash" w:date="2022-04-24T16:41:00Z"/>
                <w:rFonts w:cstheme="minorHAnsi"/>
              </w:rPr>
            </w:pPr>
            <w:ins w:id="522" w:author="Naomi Nash" w:date="2022-04-24T16:41:00Z">
              <w:r w:rsidRPr="00145984">
                <w:rPr>
                  <w:rFonts w:cstheme="minorHAnsi"/>
                </w:rPr>
                <w:t>1.7</w:t>
              </w:r>
            </w:ins>
          </w:p>
        </w:tc>
        <w:tc>
          <w:tcPr>
            <w:tcW w:w="2610" w:type="dxa"/>
          </w:tcPr>
          <w:p w14:paraId="2B32387C" w14:textId="4D8BED52" w:rsidR="009A18AE" w:rsidRPr="00145984" w:rsidRDefault="002136F2">
            <w:pPr>
              <w:rPr>
                <w:ins w:id="523" w:author="Naomi Nash" w:date="2022-04-24T16:41:00Z"/>
                <w:rFonts w:cstheme="minorHAnsi"/>
              </w:rPr>
            </w:pPr>
            <w:ins w:id="524" w:author="Naomi Nash" w:date="2022-04-24T16:41:00Z">
              <w:r w:rsidRPr="00145984">
                <w:rPr>
                  <w:rFonts w:cstheme="minorHAnsi"/>
                </w:rPr>
                <w:t xml:space="preserve">Added Customer Statements of Requirements and </w:t>
              </w:r>
              <w:r w:rsidR="00B90FAD" w:rsidRPr="00145984">
                <w:rPr>
                  <w:rFonts w:cstheme="minorHAnsi"/>
                </w:rPr>
                <w:t>Stakeholder R</w:t>
              </w:r>
            </w:ins>
            <w:ins w:id="525" w:author="Naomi Nash" w:date="2022-04-24T16:42:00Z">
              <w:r w:rsidR="00B90FAD" w:rsidRPr="00145984">
                <w:rPr>
                  <w:rFonts w:cstheme="minorHAnsi"/>
                </w:rPr>
                <w:t>equirements</w:t>
              </w:r>
            </w:ins>
          </w:p>
        </w:tc>
        <w:tc>
          <w:tcPr>
            <w:tcW w:w="2875" w:type="dxa"/>
          </w:tcPr>
          <w:p w14:paraId="30CBE071" w14:textId="77777777" w:rsidR="009A18AE" w:rsidRPr="00145984" w:rsidRDefault="00B90FAD">
            <w:pPr>
              <w:rPr>
                <w:ins w:id="526" w:author="Naomi Nash" w:date="2022-04-26T22:11:00Z"/>
                <w:rFonts w:cstheme="minorHAnsi"/>
              </w:rPr>
            </w:pPr>
            <w:ins w:id="527" w:author="Naomi Nash" w:date="2022-04-24T16:42:00Z">
              <w:r w:rsidRPr="00145984">
                <w:rPr>
                  <w:rFonts w:cstheme="minorHAnsi"/>
                </w:rPr>
                <w:t>Naomi Nash</w:t>
              </w:r>
            </w:ins>
          </w:p>
          <w:p w14:paraId="67392A77" w14:textId="77777777" w:rsidR="006215E2" w:rsidRPr="00145984" w:rsidRDefault="006215E2">
            <w:pPr>
              <w:rPr>
                <w:ins w:id="528" w:author="Naomi Nash" w:date="2022-04-26T22:11:00Z"/>
                <w:rFonts w:cstheme="minorHAnsi"/>
              </w:rPr>
            </w:pPr>
          </w:p>
          <w:p w14:paraId="1D969D39" w14:textId="77777777" w:rsidR="006215E2" w:rsidRPr="00145984" w:rsidRDefault="006215E2">
            <w:pPr>
              <w:rPr>
                <w:ins w:id="529" w:author="Naomi Nash" w:date="2022-04-26T22:11:00Z"/>
                <w:rFonts w:cstheme="minorHAnsi"/>
              </w:rPr>
            </w:pPr>
          </w:p>
          <w:p w14:paraId="40ADB667" w14:textId="361A660E" w:rsidR="006215E2" w:rsidRPr="00145984" w:rsidRDefault="006215E2">
            <w:pPr>
              <w:rPr>
                <w:ins w:id="530" w:author="Naomi Nash" w:date="2022-04-24T16:41:00Z"/>
                <w:rFonts w:cstheme="minorHAnsi"/>
              </w:rPr>
            </w:pPr>
          </w:p>
        </w:tc>
      </w:tr>
      <w:tr w:rsidR="006215E2" w:rsidRPr="00145984" w14:paraId="0198AED6" w14:textId="77777777" w:rsidTr="0017570D">
        <w:trPr>
          <w:ins w:id="531" w:author="Naomi Nash" w:date="2022-04-26T22:11:00Z"/>
        </w:trPr>
        <w:tc>
          <w:tcPr>
            <w:tcW w:w="1975" w:type="dxa"/>
          </w:tcPr>
          <w:p w14:paraId="2306D979" w14:textId="3E4C9B4B" w:rsidR="006215E2" w:rsidRPr="00145984" w:rsidRDefault="006215E2">
            <w:pPr>
              <w:rPr>
                <w:ins w:id="532" w:author="Naomi Nash" w:date="2022-04-26T22:11:00Z"/>
                <w:rFonts w:cstheme="minorHAnsi"/>
              </w:rPr>
            </w:pPr>
            <w:ins w:id="533" w:author="Naomi Nash" w:date="2022-04-26T22:11:00Z">
              <w:r w:rsidRPr="00145984">
                <w:rPr>
                  <w:rFonts w:cstheme="minorHAnsi"/>
                </w:rPr>
                <w:t>4/26/2022</w:t>
              </w:r>
            </w:ins>
          </w:p>
        </w:tc>
        <w:tc>
          <w:tcPr>
            <w:tcW w:w="1890" w:type="dxa"/>
          </w:tcPr>
          <w:p w14:paraId="58D1B2E6" w14:textId="2C4CDAD7" w:rsidR="006215E2" w:rsidRPr="00145984" w:rsidRDefault="006215E2">
            <w:pPr>
              <w:rPr>
                <w:ins w:id="534" w:author="Naomi Nash" w:date="2022-04-26T22:11:00Z"/>
                <w:rFonts w:cstheme="minorHAnsi"/>
              </w:rPr>
            </w:pPr>
            <w:ins w:id="535" w:author="Naomi Nash" w:date="2022-04-26T22:11:00Z">
              <w:r w:rsidRPr="00145984">
                <w:rPr>
                  <w:rFonts w:cstheme="minorHAnsi"/>
                </w:rPr>
                <w:t>1.8</w:t>
              </w:r>
            </w:ins>
          </w:p>
        </w:tc>
        <w:tc>
          <w:tcPr>
            <w:tcW w:w="2610" w:type="dxa"/>
          </w:tcPr>
          <w:p w14:paraId="7FC90761" w14:textId="4A68F205" w:rsidR="006215E2" w:rsidRPr="00145984" w:rsidRDefault="00BA7DD8">
            <w:pPr>
              <w:rPr>
                <w:ins w:id="536" w:author="Naomi Nash" w:date="2022-04-26T22:11:00Z"/>
                <w:rFonts w:cstheme="minorHAnsi"/>
              </w:rPr>
            </w:pPr>
            <w:ins w:id="537" w:author="Naomi Nash" w:date="2022-04-26T22:11:00Z">
              <w:r w:rsidRPr="00145984">
                <w:rPr>
                  <w:rFonts w:cstheme="minorHAnsi"/>
                </w:rPr>
                <w:t xml:space="preserve">Added Functional and Non-Functional Requirements </w:t>
              </w:r>
            </w:ins>
            <w:ins w:id="538" w:author="Naomi Nash" w:date="2022-04-26T22:12:00Z">
              <w:r w:rsidR="00EF2CC7" w:rsidRPr="00145984">
                <w:rPr>
                  <w:rFonts w:cstheme="minorHAnsi"/>
                </w:rPr>
                <w:t xml:space="preserve">and </w:t>
              </w:r>
            </w:ins>
            <w:ins w:id="539" w:author="Naomi Nash" w:date="2022-04-26T23:49:00Z">
              <w:r w:rsidR="002902D3" w:rsidRPr="00145984">
                <w:rPr>
                  <w:rFonts w:cstheme="minorHAnsi"/>
                </w:rPr>
                <w:t>a</w:t>
              </w:r>
            </w:ins>
            <w:ins w:id="540" w:author="Naomi Nash" w:date="2022-04-26T22:12:00Z">
              <w:r w:rsidR="00EF2CC7" w:rsidRPr="00145984">
                <w:rPr>
                  <w:rFonts w:cstheme="minorHAnsi"/>
                </w:rPr>
                <w:t xml:space="preserve">dded more </w:t>
              </w:r>
            </w:ins>
            <w:ins w:id="541" w:author="Naomi Nash" w:date="2022-04-26T23:48:00Z">
              <w:r w:rsidR="00762F37" w:rsidRPr="00145984">
                <w:rPr>
                  <w:rFonts w:cstheme="minorHAnsi"/>
                </w:rPr>
                <w:t>d</w:t>
              </w:r>
            </w:ins>
            <w:ins w:id="542" w:author="Naomi Nash" w:date="2022-04-26T22:12:00Z">
              <w:r w:rsidR="00EF2CC7" w:rsidRPr="00145984">
                <w:rPr>
                  <w:rFonts w:cstheme="minorHAnsi"/>
                </w:rPr>
                <w:t xml:space="preserve">iagrams and </w:t>
              </w:r>
            </w:ins>
            <w:ins w:id="543" w:author="Naomi Nash" w:date="2022-04-26T23:49:00Z">
              <w:r w:rsidR="00762F37" w:rsidRPr="00145984">
                <w:rPr>
                  <w:rFonts w:cstheme="minorHAnsi"/>
                </w:rPr>
                <w:t>licensing</w:t>
              </w:r>
            </w:ins>
          </w:p>
        </w:tc>
        <w:tc>
          <w:tcPr>
            <w:tcW w:w="2875" w:type="dxa"/>
          </w:tcPr>
          <w:p w14:paraId="5E2D0EAB" w14:textId="3022C914" w:rsidR="006215E2" w:rsidRPr="00145984" w:rsidRDefault="00EF2CC7">
            <w:pPr>
              <w:rPr>
                <w:ins w:id="544" w:author="Naomi Nash" w:date="2022-04-26T22:11:00Z"/>
                <w:rFonts w:cstheme="minorHAnsi"/>
              </w:rPr>
            </w:pPr>
            <w:ins w:id="545" w:author="Naomi Nash" w:date="2022-04-26T22:12:00Z">
              <w:r w:rsidRPr="00145984">
                <w:rPr>
                  <w:rFonts w:cstheme="minorHAnsi"/>
                </w:rPr>
                <w:t>Naomi Nash &amp; Daria Pacheco</w:t>
              </w:r>
            </w:ins>
          </w:p>
        </w:tc>
      </w:tr>
      <w:tr w:rsidR="00A231F8" w:rsidRPr="00145984" w14:paraId="6CD2B7BA" w14:textId="77777777" w:rsidTr="0017570D">
        <w:trPr>
          <w:ins w:id="546" w:author="Naomi Nash" w:date="2022-04-28T16:26:00Z"/>
        </w:trPr>
        <w:tc>
          <w:tcPr>
            <w:tcW w:w="1975" w:type="dxa"/>
          </w:tcPr>
          <w:p w14:paraId="0B7FB240" w14:textId="3C669CB4" w:rsidR="00A231F8" w:rsidRPr="00145984" w:rsidRDefault="00A231F8">
            <w:pPr>
              <w:rPr>
                <w:ins w:id="547" w:author="Naomi Nash" w:date="2022-04-28T16:26:00Z"/>
                <w:rFonts w:cstheme="minorHAnsi"/>
              </w:rPr>
            </w:pPr>
            <w:ins w:id="548" w:author="Naomi Nash" w:date="2022-04-28T16:26:00Z">
              <w:r w:rsidRPr="00145984">
                <w:rPr>
                  <w:rFonts w:cstheme="minorHAnsi"/>
                </w:rPr>
                <w:t>4/28/2022</w:t>
              </w:r>
            </w:ins>
          </w:p>
        </w:tc>
        <w:tc>
          <w:tcPr>
            <w:tcW w:w="1890" w:type="dxa"/>
          </w:tcPr>
          <w:p w14:paraId="3CE60237" w14:textId="2E1C7E15" w:rsidR="00A231F8" w:rsidRPr="00145984" w:rsidRDefault="00157C4F">
            <w:pPr>
              <w:rPr>
                <w:ins w:id="549" w:author="Naomi Nash" w:date="2022-04-28T16:26:00Z"/>
                <w:rFonts w:cstheme="minorHAnsi"/>
              </w:rPr>
            </w:pPr>
            <w:ins w:id="550" w:author="Naomi Nash" w:date="2022-04-28T16:26:00Z">
              <w:r w:rsidRPr="00145984">
                <w:rPr>
                  <w:rFonts w:cstheme="minorHAnsi"/>
                </w:rPr>
                <w:t>1.9</w:t>
              </w:r>
            </w:ins>
          </w:p>
        </w:tc>
        <w:tc>
          <w:tcPr>
            <w:tcW w:w="2610" w:type="dxa"/>
          </w:tcPr>
          <w:p w14:paraId="5EEFBDF6" w14:textId="63BE4315" w:rsidR="00A231F8" w:rsidRPr="00145984" w:rsidRDefault="00157C4F">
            <w:pPr>
              <w:rPr>
                <w:ins w:id="551" w:author="Naomi Nash" w:date="2022-04-28T16:26:00Z"/>
                <w:rFonts w:cstheme="minorHAnsi"/>
              </w:rPr>
            </w:pPr>
            <w:ins w:id="552" w:author="Naomi Nash" w:date="2022-04-28T16:26:00Z">
              <w:r w:rsidRPr="00145984">
                <w:rPr>
                  <w:rFonts w:cstheme="minorHAnsi"/>
                </w:rPr>
                <w:t>Adding required information from project checklist</w:t>
              </w:r>
            </w:ins>
          </w:p>
        </w:tc>
        <w:tc>
          <w:tcPr>
            <w:tcW w:w="2875" w:type="dxa"/>
          </w:tcPr>
          <w:p w14:paraId="2E57793C" w14:textId="38C4B96C" w:rsidR="00A231F8" w:rsidRPr="00145984" w:rsidRDefault="00157C4F">
            <w:pPr>
              <w:rPr>
                <w:ins w:id="553" w:author="Naomi Nash" w:date="2022-04-28T16:26:00Z"/>
                <w:rFonts w:cstheme="minorHAnsi"/>
              </w:rPr>
            </w:pPr>
            <w:ins w:id="554" w:author="Naomi Nash" w:date="2022-04-28T16:27:00Z">
              <w:r w:rsidRPr="00145984">
                <w:rPr>
                  <w:rFonts w:cstheme="minorHAnsi"/>
                </w:rPr>
                <w:t>Naomi Nash &amp; Daria Pacheco</w:t>
              </w:r>
            </w:ins>
          </w:p>
        </w:tc>
      </w:tr>
      <w:tr w:rsidR="003275D4" w:rsidRPr="00145984" w14:paraId="179FA5C5" w14:textId="77777777" w:rsidTr="0017570D">
        <w:trPr>
          <w:ins w:id="555" w:author="Naomi Nash" w:date="2022-04-29T20:10:00Z"/>
        </w:trPr>
        <w:tc>
          <w:tcPr>
            <w:tcW w:w="1975" w:type="dxa"/>
          </w:tcPr>
          <w:p w14:paraId="7EFB4DA7" w14:textId="72F9E1EA" w:rsidR="003275D4" w:rsidRPr="00145984" w:rsidRDefault="003275D4">
            <w:pPr>
              <w:rPr>
                <w:ins w:id="556" w:author="Naomi Nash" w:date="2022-04-29T20:10:00Z"/>
                <w:rFonts w:cstheme="minorHAnsi"/>
              </w:rPr>
            </w:pPr>
            <w:ins w:id="557" w:author="Naomi Nash" w:date="2022-04-29T20:10:00Z">
              <w:r w:rsidRPr="00145984">
                <w:rPr>
                  <w:rFonts w:cstheme="minorHAnsi"/>
                </w:rPr>
                <w:t>4/29/2022</w:t>
              </w:r>
            </w:ins>
          </w:p>
        </w:tc>
        <w:tc>
          <w:tcPr>
            <w:tcW w:w="1890" w:type="dxa"/>
          </w:tcPr>
          <w:p w14:paraId="09DF032C" w14:textId="19FD77FB" w:rsidR="003275D4" w:rsidRPr="00145984" w:rsidRDefault="003275D4">
            <w:pPr>
              <w:rPr>
                <w:ins w:id="558" w:author="Naomi Nash" w:date="2022-04-29T20:10:00Z"/>
                <w:rFonts w:cstheme="minorHAnsi"/>
              </w:rPr>
            </w:pPr>
            <w:ins w:id="559" w:author="Naomi Nash" w:date="2022-04-29T20:10:00Z">
              <w:r w:rsidRPr="00145984">
                <w:rPr>
                  <w:rFonts w:cstheme="minorHAnsi"/>
                </w:rPr>
                <w:t>2.0</w:t>
              </w:r>
            </w:ins>
          </w:p>
        </w:tc>
        <w:tc>
          <w:tcPr>
            <w:tcW w:w="2610" w:type="dxa"/>
          </w:tcPr>
          <w:p w14:paraId="4B895A11" w14:textId="3D4FFECF" w:rsidR="003275D4" w:rsidRPr="00145984" w:rsidRDefault="003275D4">
            <w:pPr>
              <w:rPr>
                <w:ins w:id="560" w:author="Naomi Nash" w:date="2022-04-29T20:10:00Z"/>
                <w:rFonts w:cstheme="minorHAnsi"/>
              </w:rPr>
            </w:pPr>
            <w:ins w:id="561" w:author="Naomi Nash" w:date="2022-04-29T20:10:00Z">
              <w:r w:rsidRPr="00145984">
                <w:rPr>
                  <w:rFonts w:cstheme="minorHAnsi"/>
                </w:rPr>
                <w:t>Added Learni</w:t>
              </w:r>
            </w:ins>
            <w:ins w:id="562" w:author="Naomi Nash" w:date="2022-04-29T20:11:00Z">
              <w:r w:rsidRPr="00145984">
                <w:rPr>
                  <w:rFonts w:cstheme="minorHAnsi"/>
                </w:rPr>
                <w:t>ng Plan Di</w:t>
              </w:r>
              <w:r w:rsidR="00AF5F50" w:rsidRPr="00145984">
                <w:rPr>
                  <w:rFonts w:cstheme="minorHAnsi"/>
                </w:rPr>
                <w:t>agrams</w:t>
              </w:r>
            </w:ins>
          </w:p>
        </w:tc>
        <w:tc>
          <w:tcPr>
            <w:tcW w:w="2875" w:type="dxa"/>
          </w:tcPr>
          <w:p w14:paraId="6F512905" w14:textId="2BB68930" w:rsidR="003275D4" w:rsidRPr="00145984" w:rsidRDefault="00AF5F50">
            <w:pPr>
              <w:rPr>
                <w:ins w:id="563" w:author="Naomi Nash" w:date="2022-04-29T20:10:00Z"/>
                <w:rFonts w:cstheme="minorHAnsi"/>
              </w:rPr>
            </w:pPr>
            <w:ins w:id="564" w:author="Naomi Nash" w:date="2022-04-29T20:11:00Z">
              <w:r w:rsidRPr="00145984">
                <w:rPr>
                  <w:rFonts w:cstheme="minorHAnsi"/>
                </w:rPr>
                <w:t>Naomi Nash</w:t>
              </w:r>
            </w:ins>
          </w:p>
        </w:tc>
      </w:tr>
      <w:tr w:rsidR="00EC7CCD" w:rsidRPr="00145984" w14:paraId="47063996" w14:textId="77777777" w:rsidTr="0017570D">
        <w:trPr>
          <w:ins w:id="565" w:author="Naomi Nash" w:date="2022-04-29T21:34:00Z"/>
        </w:trPr>
        <w:tc>
          <w:tcPr>
            <w:tcW w:w="1975" w:type="dxa"/>
          </w:tcPr>
          <w:p w14:paraId="1AB8E604" w14:textId="12E08FDF" w:rsidR="00EC7CCD" w:rsidRPr="00145984" w:rsidRDefault="00EC7CCD">
            <w:pPr>
              <w:rPr>
                <w:ins w:id="566" w:author="Naomi Nash" w:date="2022-04-29T21:34:00Z"/>
                <w:rFonts w:cstheme="minorHAnsi"/>
              </w:rPr>
            </w:pPr>
            <w:ins w:id="567" w:author="Naomi Nash" w:date="2022-04-29T21:34:00Z">
              <w:r w:rsidRPr="00145984">
                <w:rPr>
                  <w:rFonts w:cstheme="minorHAnsi"/>
                </w:rPr>
                <w:t>4/29/2022</w:t>
              </w:r>
            </w:ins>
          </w:p>
        </w:tc>
        <w:tc>
          <w:tcPr>
            <w:tcW w:w="1890" w:type="dxa"/>
          </w:tcPr>
          <w:p w14:paraId="425CE977" w14:textId="581DC4D4" w:rsidR="00EC7CCD" w:rsidRPr="00145984" w:rsidRDefault="00EC7CCD">
            <w:pPr>
              <w:rPr>
                <w:ins w:id="568" w:author="Naomi Nash" w:date="2022-04-29T21:34:00Z"/>
                <w:rFonts w:cstheme="minorHAnsi"/>
              </w:rPr>
            </w:pPr>
            <w:ins w:id="569" w:author="Naomi Nash" w:date="2022-04-29T21:34:00Z">
              <w:r w:rsidRPr="00145984">
                <w:rPr>
                  <w:rFonts w:cstheme="minorHAnsi"/>
                </w:rPr>
                <w:t>2.1</w:t>
              </w:r>
            </w:ins>
          </w:p>
        </w:tc>
        <w:tc>
          <w:tcPr>
            <w:tcW w:w="2610" w:type="dxa"/>
          </w:tcPr>
          <w:p w14:paraId="0175550C" w14:textId="4CD63353" w:rsidR="00EC7CCD" w:rsidRPr="00145984" w:rsidRDefault="00EC7CCD">
            <w:pPr>
              <w:rPr>
                <w:ins w:id="570" w:author="Naomi Nash" w:date="2022-04-29T21:34:00Z"/>
                <w:rFonts w:cstheme="minorHAnsi"/>
              </w:rPr>
            </w:pPr>
            <w:ins w:id="571" w:author="Naomi Nash" w:date="2022-04-29T21:34:00Z">
              <w:r w:rsidRPr="00145984">
                <w:rPr>
                  <w:rFonts w:cstheme="minorHAnsi"/>
                </w:rPr>
                <w:t>Added captions for diagrams</w:t>
              </w:r>
            </w:ins>
            <w:ins w:id="572" w:author="Naomi Nash" w:date="2022-04-29T23:31:00Z">
              <w:r w:rsidR="007526B6" w:rsidRPr="00145984">
                <w:rPr>
                  <w:rFonts w:cstheme="minorHAnsi"/>
                </w:rPr>
                <w:t xml:space="preserve">, added step-by-step use case diagram, added tasks and </w:t>
              </w:r>
              <w:r w:rsidR="00CD3801" w:rsidRPr="00145984">
                <w:rPr>
                  <w:rFonts w:cstheme="minorHAnsi"/>
                </w:rPr>
                <w:t>edited user stories, began introductory summary</w:t>
              </w:r>
            </w:ins>
          </w:p>
        </w:tc>
        <w:tc>
          <w:tcPr>
            <w:tcW w:w="2875" w:type="dxa"/>
          </w:tcPr>
          <w:p w14:paraId="0D4C6688" w14:textId="157AC166" w:rsidR="00EC7CCD" w:rsidRPr="00145984" w:rsidRDefault="00EC7CCD">
            <w:pPr>
              <w:rPr>
                <w:ins w:id="573" w:author="Naomi Nash" w:date="2022-04-29T21:34:00Z"/>
                <w:rFonts w:cstheme="minorHAnsi"/>
              </w:rPr>
            </w:pPr>
            <w:ins w:id="574" w:author="Naomi Nash" w:date="2022-04-29T21:34:00Z">
              <w:r w:rsidRPr="00145984">
                <w:rPr>
                  <w:rFonts w:cstheme="minorHAnsi"/>
                </w:rPr>
                <w:t xml:space="preserve">Naomi Nash &amp; Daria Pacheco </w:t>
              </w:r>
            </w:ins>
          </w:p>
        </w:tc>
      </w:tr>
      <w:tr w:rsidR="00441AEF" w:rsidRPr="00145984" w14:paraId="198850B9" w14:textId="77777777" w:rsidTr="0017570D">
        <w:trPr>
          <w:ins w:id="575" w:author="Naomi Nash" w:date="2022-05-01T16:45:00Z"/>
        </w:trPr>
        <w:tc>
          <w:tcPr>
            <w:tcW w:w="1975" w:type="dxa"/>
          </w:tcPr>
          <w:p w14:paraId="3A073316" w14:textId="2CE6D5D1" w:rsidR="00441AEF" w:rsidRPr="00145984" w:rsidRDefault="00441AEF">
            <w:pPr>
              <w:rPr>
                <w:ins w:id="576" w:author="Naomi Nash" w:date="2022-05-01T16:45:00Z"/>
                <w:rFonts w:cstheme="minorHAnsi"/>
              </w:rPr>
            </w:pPr>
            <w:ins w:id="577" w:author="Naomi Nash" w:date="2022-05-01T16:45:00Z">
              <w:r w:rsidRPr="00145984">
                <w:rPr>
                  <w:rFonts w:cstheme="minorHAnsi"/>
                </w:rPr>
                <w:t>5/1/2022</w:t>
              </w:r>
            </w:ins>
          </w:p>
        </w:tc>
        <w:tc>
          <w:tcPr>
            <w:tcW w:w="1890" w:type="dxa"/>
          </w:tcPr>
          <w:p w14:paraId="413FABB5" w14:textId="4EB0EC84" w:rsidR="00441AEF" w:rsidRPr="00145984" w:rsidRDefault="00441AEF">
            <w:pPr>
              <w:rPr>
                <w:ins w:id="578" w:author="Naomi Nash" w:date="2022-05-01T16:45:00Z"/>
                <w:rFonts w:cstheme="minorHAnsi"/>
              </w:rPr>
            </w:pPr>
            <w:ins w:id="579" w:author="Naomi Nash" w:date="2022-05-01T16:46:00Z">
              <w:r w:rsidRPr="00145984">
                <w:rPr>
                  <w:rFonts w:cstheme="minorHAnsi"/>
                </w:rPr>
                <w:t>2.2</w:t>
              </w:r>
            </w:ins>
          </w:p>
        </w:tc>
        <w:tc>
          <w:tcPr>
            <w:tcW w:w="2610" w:type="dxa"/>
          </w:tcPr>
          <w:p w14:paraId="42AB1AFE" w14:textId="36C9FE40" w:rsidR="00441AEF" w:rsidRPr="00145984" w:rsidRDefault="00441AEF">
            <w:pPr>
              <w:rPr>
                <w:ins w:id="580" w:author="Naomi Nash" w:date="2022-05-01T16:45:00Z"/>
                <w:rFonts w:cstheme="minorHAnsi"/>
              </w:rPr>
            </w:pPr>
            <w:ins w:id="581" w:author="Naomi Nash" w:date="2022-05-01T16:46:00Z">
              <w:r w:rsidRPr="00145984">
                <w:rPr>
                  <w:rFonts w:cstheme="minorHAnsi"/>
                </w:rPr>
                <w:t>Addition of Introductory Summary</w:t>
              </w:r>
            </w:ins>
            <w:ins w:id="582" w:author="Naomi Nash" w:date="2022-05-01T21:52:00Z">
              <w:r w:rsidR="00AE5083" w:rsidRPr="00145984">
                <w:rPr>
                  <w:rFonts w:cstheme="minorHAnsi"/>
                </w:rPr>
                <w:t xml:space="preserve">, </w:t>
              </w:r>
            </w:ins>
            <w:ins w:id="583" w:author="Naomi Nash" w:date="2022-05-01T21:53:00Z">
              <w:r w:rsidR="00AE5083" w:rsidRPr="00145984">
                <w:rPr>
                  <w:rFonts w:cstheme="minorHAnsi"/>
                </w:rPr>
                <w:t>creation of Final PowerPoint</w:t>
              </w:r>
              <w:r w:rsidR="00D94D26" w:rsidRPr="00145984">
                <w:rPr>
                  <w:rFonts w:cstheme="minorHAnsi"/>
                </w:rPr>
                <w:t>, Editing of report</w:t>
              </w:r>
            </w:ins>
          </w:p>
        </w:tc>
        <w:tc>
          <w:tcPr>
            <w:tcW w:w="2875" w:type="dxa"/>
          </w:tcPr>
          <w:p w14:paraId="39374CC1" w14:textId="1F7FB30F" w:rsidR="00441AEF" w:rsidRPr="00145984" w:rsidRDefault="00441AEF">
            <w:pPr>
              <w:rPr>
                <w:ins w:id="584" w:author="Naomi Nash" w:date="2022-05-01T16:45:00Z"/>
                <w:rFonts w:cstheme="minorHAnsi"/>
              </w:rPr>
            </w:pPr>
            <w:ins w:id="585" w:author="Naomi Nash" w:date="2022-05-01T16:46:00Z">
              <w:r w:rsidRPr="00145984">
                <w:rPr>
                  <w:rFonts w:cstheme="minorHAnsi"/>
                </w:rPr>
                <w:t>Naomi Nash &amp; Daria Pacheco</w:t>
              </w:r>
            </w:ins>
          </w:p>
        </w:tc>
      </w:tr>
      <w:tr w:rsidR="00024C9F" w:rsidRPr="00145984" w14:paraId="4306720B" w14:textId="77777777" w:rsidTr="0017570D">
        <w:trPr>
          <w:ins w:id="586" w:author="Naomi Nash" w:date="2022-05-02T17:14:00Z"/>
        </w:trPr>
        <w:tc>
          <w:tcPr>
            <w:tcW w:w="1975" w:type="dxa"/>
          </w:tcPr>
          <w:p w14:paraId="136D1FAA" w14:textId="2A20622D" w:rsidR="00024C9F" w:rsidRPr="00145984" w:rsidRDefault="00024C9F">
            <w:pPr>
              <w:rPr>
                <w:ins w:id="587" w:author="Naomi Nash" w:date="2022-05-02T17:14:00Z"/>
                <w:rFonts w:cstheme="minorHAnsi"/>
              </w:rPr>
            </w:pPr>
            <w:ins w:id="588" w:author="Naomi Nash" w:date="2022-05-02T17:14:00Z">
              <w:r>
                <w:rPr>
                  <w:rFonts w:cstheme="minorHAnsi"/>
                </w:rPr>
                <w:t>5/2/2022</w:t>
              </w:r>
            </w:ins>
          </w:p>
        </w:tc>
        <w:tc>
          <w:tcPr>
            <w:tcW w:w="1890" w:type="dxa"/>
          </w:tcPr>
          <w:p w14:paraId="5C64722E" w14:textId="32621520" w:rsidR="00024C9F" w:rsidRPr="00145984" w:rsidRDefault="00024C9F">
            <w:pPr>
              <w:rPr>
                <w:ins w:id="589" w:author="Naomi Nash" w:date="2022-05-02T17:14:00Z"/>
                <w:rFonts w:cstheme="minorHAnsi"/>
              </w:rPr>
            </w:pPr>
            <w:ins w:id="590" w:author="Naomi Nash" w:date="2022-05-02T17:14:00Z">
              <w:r>
                <w:rPr>
                  <w:rFonts w:cstheme="minorHAnsi"/>
                </w:rPr>
                <w:t>2.3</w:t>
              </w:r>
            </w:ins>
          </w:p>
        </w:tc>
        <w:tc>
          <w:tcPr>
            <w:tcW w:w="2610" w:type="dxa"/>
          </w:tcPr>
          <w:p w14:paraId="147D3C1C" w14:textId="5AF9A1D6" w:rsidR="00024C9F" w:rsidRPr="00145984" w:rsidRDefault="00024C9F">
            <w:pPr>
              <w:rPr>
                <w:ins w:id="591" w:author="Naomi Nash" w:date="2022-05-02T17:14:00Z"/>
                <w:rFonts w:cstheme="minorHAnsi"/>
              </w:rPr>
            </w:pPr>
            <w:ins w:id="592" w:author="Naomi Nash" w:date="2022-05-02T17:15:00Z">
              <w:r>
                <w:rPr>
                  <w:rFonts w:cstheme="minorHAnsi"/>
                </w:rPr>
                <w:t>Finalization</w:t>
              </w:r>
            </w:ins>
            <w:ins w:id="593" w:author="Naomi Nash" w:date="2022-05-02T17:14:00Z">
              <w:r>
                <w:rPr>
                  <w:rFonts w:cstheme="minorHAnsi"/>
                </w:rPr>
                <w:t xml:space="preserve"> of Presentation, Report, and Web App Code before submission</w:t>
              </w:r>
            </w:ins>
          </w:p>
        </w:tc>
        <w:tc>
          <w:tcPr>
            <w:tcW w:w="2875" w:type="dxa"/>
          </w:tcPr>
          <w:p w14:paraId="2377B924" w14:textId="77273931" w:rsidR="00024C9F" w:rsidRPr="00145984" w:rsidRDefault="00024C9F">
            <w:pPr>
              <w:rPr>
                <w:ins w:id="594" w:author="Naomi Nash" w:date="2022-05-02T17:14:00Z"/>
                <w:rFonts w:cstheme="minorHAnsi"/>
              </w:rPr>
            </w:pPr>
            <w:ins w:id="595" w:author="Naomi Nash" w:date="2022-05-02T17:14:00Z">
              <w:r>
                <w:rPr>
                  <w:rFonts w:cstheme="minorHAnsi"/>
                </w:rPr>
                <w:t>Naomi Nash &amp; Daria Pacheco</w:t>
              </w:r>
            </w:ins>
          </w:p>
        </w:tc>
      </w:tr>
    </w:tbl>
    <w:p w14:paraId="63911040" w14:textId="27E5BD51" w:rsidR="0017570D" w:rsidRPr="00145984" w:rsidRDefault="0017570D" w:rsidP="0017570D">
      <w:pPr>
        <w:rPr>
          <w:rFonts w:cstheme="minorHAnsi"/>
        </w:rPr>
      </w:pPr>
    </w:p>
    <w:p w14:paraId="339C9EEC" w14:textId="30F6E70F" w:rsidR="00223B21" w:rsidRPr="00145984" w:rsidDel="007521DD" w:rsidRDefault="00223B21" w:rsidP="0017570D">
      <w:pPr>
        <w:rPr>
          <w:del w:id="596" w:author="Naomi Nash" w:date="2022-05-01T21:53:00Z"/>
          <w:rFonts w:cstheme="minorHAnsi"/>
        </w:rPr>
      </w:pPr>
    </w:p>
    <w:p w14:paraId="0B0AF60E" w14:textId="3E8E3521" w:rsidR="00223B21" w:rsidRPr="00145984" w:rsidDel="00616AD6" w:rsidRDefault="00223B21" w:rsidP="0017570D">
      <w:pPr>
        <w:rPr>
          <w:del w:id="597" w:author="Naomi Nash" w:date="2022-04-29T21:35:00Z"/>
          <w:rFonts w:cstheme="minorHAnsi"/>
        </w:rPr>
      </w:pPr>
    </w:p>
    <w:p w14:paraId="7098F5BF" w14:textId="37189A85" w:rsidR="00223B21" w:rsidRPr="00145984" w:rsidDel="00D94D26" w:rsidRDefault="00223B21" w:rsidP="0017570D">
      <w:pPr>
        <w:rPr>
          <w:del w:id="598" w:author="Naomi Nash" w:date="2022-05-01T21:53:00Z"/>
          <w:rFonts w:cstheme="minorHAnsi"/>
        </w:rPr>
      </w:pPr>
    </w:p>
    <w:p w14:paraId="2DC385C7" w14:textId="77777777" w:rsidR="00A76722" w:rsidRPr="00145984" w:rsidRDefault="00A76722" w:rsidP="009A213D">
      <w:pPr>
        <w:rPr>
          <w:ins w:id="599" w:author="Naomi Nash" w:date="2022-04-29T22:42:00Z"/>
          <w:rFonts w:cstheme="minorHAnsi"/>
          <w:b/>
          <w:bCs/>
        </w:rPr>
        <w:pPrChange w:id="600" w:author="Naomi Nash" w:date="2022-05-01T21:44:00Z">
          <w:pPr>
            <w:jc w:val="center"/>
          </w:pPr>
        </w:pPrChange>
      </w:pPr>
    </w:p>
    <w:p w14:paraId="45ECBD27" w14:textId="713C34D3" w:rsidR="00223B21" w:rsidRPr="00145984" w:rsidDel="00C7470F" w:rsidRDefault="00C7470F">
      <w:pPr>
        <w:jc w:val="center"/>
        <w:rPr>
          <w:del w:id="601" w:author="Naomi Nash" w:date="2022-04-29T21:35:00Z"/>
          <w:rFonts w:cstheme="minorHAnsi"/>
        </w:rPr>
        <w:pPrChange w:id="602" w:author="Naomi Nash" w:date="2022-04-29T22:42:00Z">
          <w:pPr/>
        </w:pPrChange>
      </w:pPr>
      <w:ins w:id="603" w:author="Naomi Nash" w:date="2022-04-29T22:40:00Z">
        <w:r w:rsidRPr="00145984">
          <w:rPr>
            <w:rFonts w:cstheme="minorHAnsi"/>
            <w:b/>
            <w:bCs/>
          </w:rPr>
          <w:t>------------------------------------------------------------------------------------------------------------------------------------------</w:t>
        </w:r>
        <w:bookmarkStart w:id="604" w:name="IntroductarySummary"/>
        <w:r w:rsidRPr="00145984">
          <w:rPr>
            <w:rFonts w:cstheme="minorHAnsi"/>
            <w:b/>
            <w:bCs/>
          </w:rPr>
          <w:t>INTRODUCTORY SUMMARY</w:t>
        </w:r>
        <w:bookmarkEnd w:id="604"/>
        <w:r w:rsidRPr="00145984">
          <w:rPr>
            <w:rFonts w:cstheme="minorHAnsi"/>
            <w:b/>
            <w:bCs/>
          </w:rPr>
          <w:br/>
          <w:t>------------------------------------------------------------------------------------------------------------------------------------------</w:t>
        </w:r>
      </w:ins>
    </w:p>
    <w:p w14:paraId="6C9ECB6F" w14:textId="77777777" w:rsidR="00C7470F" w:rsidRPr="00145984" w:rsidRDefault="00C7470F">
      <w:pPr>
        <w:jc w:val="center"/>
        <w:rPr>
          <w:ins w:id="605" w:author="Naomi Nash" w:date="2022-04-29T22:40:00Z"/>
          <w:rFonts w:cstheme="minorHAnsi"/>
        </w:rPr>
        <w:pPrChange w:id="606" w:author="Naomi Nash" w:date="2022-04-29T22:42:00Z">
          <w:pPr/>
        </w:pPrChange>
      </w:pPr>
    </w:p>
    <w:p w14:paraId="7C8EB0AE" w14:textId="77777777" w:rsidR="000C177C" w:rsidRPr="00145984" w:rsidRDefault="000C177C" w:rsidP="000C177C">
      <w:pPr>
        <w:pStyle w:val="NormalWeb"/>
        <w:spacing w:before="0" w:beforeAutospacing="0" w:after="0" w:afterAutospacing="0"/>
        <w:rPr>
          <w:ins w:id="607" w:author="Naomi Nash" w:date="2022-05-01T15:59:00Z"/>
          <w:rFonts w:asciiTheme="minorHAnsi" w:hAnsiTheme="minorHAnsi" w:cstheme="minorHAnsi"/>
          <w:color w:val="000000"/>
          <w:sz w:val="22"/>
          <w:szCs w:val="22"/>
          <w:rPrChange w:id="608" w:author="Naomi Nash" w:date="2022-05-01T22:21:00Z">
            <w:rPr>
              <w:ins w:id="609" w:author="Naomi Nash" w:date="2022-05-01T15:59:00Z"/>
              <w:rFonts w:ascii="Arial" w:hAnsi="Arial" w:cs="Arial"/>
              <w:color w:val="000000"/>
              <w:sz w:val="22"/>
              <w:szCs w:val="22"/>
            </w:rPr>
          </w:rPrChange>
        </w:rPr>
      </w:pPr>
    </w:p>
    <w:p w14:paraId="37479A9C" w14:textId="1E4AE90C" w:rsidR="00CE6529" w:rsidRPr="00145984" w:rsidRDefault="000C177C" w:rsidP="000C177C">
      <w:pPr>
        <w:pStyle w:val="NormalWeb"/>
        <w:spacing w:before="0" w:beforeAutospacing="0" w:after="0" w:afterAutospacing="0" w:line="480" w:lineRule="auto"/>
        <w:ind w:firstLine="720"/>
        <w:rPr>
          <w:ins w:id="610" w:author="Naomi Nash" w:date="2022-05-01T16:06:00Z"/>
          <w:rFonts w:asciiTheme="minorHAnsi" w:hAnsiTheme="minorHAnsi" w:cstheme="minorHAnsi"/>
          <w:color w:val="000000"/>
          <w:sz w:val="22"/>
          <w:szCs w:val="22"/>
          <w:rPrChange w:id="611" w:author="Naomi Nash" w:date="2022-05-01T22:21:00Z">
            <w:rPr>
              <w:ins w:id="612" w:author="Naomi Nash" w:date="2022-05-01T16:06:00Z"/>
              <w:rFonts w:ascii="Arial" w:hAnsi="Arial" w:cs="Arial"/>
              <w:color w:val="000000"/>
              <w:sz w:val="22"/>
              <w:szCs w:val="22"/>
            </w:rPr>
          </w:rPrChange>
        </w:rPr>
      </w:pPr>
      <w:ins w:id="613" w:author="Naomi Nash" w:date="2022-05-01T15:59:00Z">
        <w:r w:rsidRPr="00145984">
          <w:rPr>
            <w:rFonts w:asciiTheme="minorHAnsi" w:hAnsiTheme="minorHAnsi" w:cstheme="minorHAnsi"/>
            <w:color w:val="000000"/>
            <w:sz w:val="22"/>
            <w:szCs w:val="22"/>
            <w:rPrChange w:id="614" w:author="Naomi Nash" w:date="2022-05-01T22:21:00Z">
              <w:rPr>
                <w:rFonts w:ascii="Arial" w:hAnsi="Arial" w:cs="Arial"/>
                <w:color w:val="000000"/>
                <w:sz w:val="22"/>
                <w:szCs w:val="22"/>
              </w:rPr>
            </w:rPrChange>
          </w:rPr>
          <w:t>How much easier can life become? Thankfu</w:t>
        </w:r>
      </w:ins>
      <w:ins w:id="615" w:author="Naomi Nash" w:date="2022-05-01T16:03:00Z">
        <w:r w:rsidR="009750DC" w:rsidRPr="00145984">
          <w:rPr>
            <w:rFonts w:asciiTheme="minorHAnsi" w:hAnsiTheme="minorHAnsi" w:cstheme="minorHAnsi"/>
            <w:color w:val="000000"/>
            <w:sz w:val="22"/>
            <w:szCs w:val="22"/>
            <w:rPrChange w:id="616" w:author="Naomi Nash" w:date="2022-05-01T22:21:00Z">
              <w:rPr>
                <w:rFonts w:ascii="Arial" w:hAnsi="Arial" w:cs="Arial"/>
                <w:color w:val="000000"/>
                <w:sz w:val="22"/>
                <w:szCs w:val="22"/>
              </w:rPr>
            </w:rPrChange>
          </w:rPr>
          <w:t>l</w:t>
        </w:r>
      </w:ins>
      <w:ins w:id="617" w:author="Naomi Nash" w:date="2022-05-01T15:59:00Z">
        <w:r w:rsidRPr="00145984">
          <w:rPr>
            <w:rFonts w:asciiTheme="minorHAnsi" w:hAnsiTheme="minorHAnsi" w:cstheme="minorHAnsi"/>
            <w:color w:val="000000"/>
            <w:sz w:val="22"/>
            <w:szCs w:val="22"/>
            <w:rPrChange w:id="618" w:author="Naomi Nash" w:date="2022-05-01T22:21:00Z">
              <w:rPr>
                <w:rFonts w:ascii="Arial" w:hAnsi="Arial" w:cs="Arial"/>
                <w:color w:val="000000"/>
                <w:sz w:val="22"/>
                <w:szCs w:val="22"/>
              </w:rPr>
            </w:rPrChange>
          </w:rPr>
          <w:t>l</w:t>
        </w:r>
      </w:ins>
      <w:ins w:id="619" w:author="Naomi Nash" w:date="2022-05-01T16:03:00Z">
        <w:r w:rsidR="009750DC" w:rsidRPr="00145984">
          <w:rPr>
            <w:rFonts w:asciiTheme="minorHAnsi" w:hAnsiTheme="minorHAnsi" w:cstheme="minorHAnsi"/>
            <w:color w:val="000000"/>
            <w:sz w:val="22"/>
            <w:szCs w:val="22"/>
            <w:rPrChange w:id="620" w:author="Naomi Nash" w:date="2022-05-01T22:21:00Z">
              <w:rPr>
                <w:rFonts w:ascii="Arial" w:hAnsi="Arial" w:cs="Arial"/>
                <w:color w:val="000000"/>
                <w:sz w:val="22"/>
                <w:szCs w:val="22"/>
              </w:rPr>
            </w:rPrChange>
          </w:rPr>
          <w:t>y</w:t>
        </w:r>
      </w:ins>
      <w:ins w:id="621" w:author="Naomi Nash" w:date="2022-05-01T15:59:00Z">
        <w:r w:rsidRPr="00145984">
          <w:rPr>
            <w:rFonts w:asciiTheme="minorHAnsi" w:hAnsiTheme="minorHAnsi" w:cstheme="minorHAnsi"/>
            <w:color w:val="000000"/>
            <w:sz w:val="22"/>
            <w:szCs w:val="22"/>
            <w:rPrChange w:id="622" w:author="Naomi Nash" w:date="2022-05-01T22:21:00Z">
              <w:rPr>
                <w:rFonts w:ascii="Arial" w:hAnsi="Arial" w:cs="Arial"/>
                <w:color w:val="000000"/>
                <w:sz w:val="22"/>
                <w:szCs w:val="22"/>
              </w:rPr>
            </w:rPrChange>
          </w:rPr>
          <w:t xml:space="preserve"> for the technology in today’s world and all the ways it facilitates just about everything we do, there are still so many more possibilities. Though many individuals do not find it feasible that computer software can improve</w:t>
        </w:r>
      </w:ins>
      <w:ins w:id="623" w:author="Naomi Nash" w:date="2022-05-01T16:05:00Z">
        <w:r w:rsidR="00855BA2" w:rsidRPr="00145984">
          <w:rPr>
            <w:rFonts w:asciiTheme="minorHAnsi" w:hAnsiTheme="minorHAnsi" w:cstheme="minorHAnsi"/>
            <w:color w:val="000000"/>
            <w:sz w:val="22"/>
            <w:szCs w:val="22"/>
            <w:rPrChange w:id="624" w:author="Naomi Nash" w:date="2022-05-01T22:21:00Z">
              <w:rPr>
                <w:rFonts w:ascii="Arial" w:hAnsi="Arial" w:cs="Arial"/>
                <w:color w:val="000000"/>
                <w:sz w:val="22"/>
                <w:szCs w:val="22"/>
              </w:rPr>
            </w:rPrChange>
          </w:rPr>
          <w:t>,</w:t>
        </w:r>
      </w:ins>
      <w:ins w:id="625" w:author="Naomi Nash" w:date="2022-05-01T15:59:00Z">
        <w:r w:rsidRPr="00145984">
          <w:rPr>
            <w:rFonts w:asciiTheme="minorHAnsi" w:hAnsiTheme="minorHAnsi" w:cstheme="minorHAnsi"/>
            <w:color w:val="000000"/>
            <w:sz w:val="22"/>
            <w:szCs w:val="22"/>
            <w:rPrChange w:id="626" w:author="Naomi Nash" w:date="2022-05-01T22:21:00Z">
              <w:rPr>
                <w:rFonts w:ascii="Arial" w:hAnsi="Arial" w:cs="Arial"/>
                <w:color w:val="000000"/>
                <w:sz w:val="22"/>
                <w:szCs w:val="22"/>
              </w:rPr>
            </w:rPrChange>
          </w:rPr>
          <w:t xml:space="preserve"> </w:t>
        </w:r>
      </w:ins>
      <w:ins w:id="627" w:author="Naomi Nash" w:date="2022-05-02T17:16:00Z">
        <w:r w:rsidR="0092735D">
          <w:rPr>
            <w:rFonts w:asciiTheme="minorHAnsi" w:hAnsiTheme="minorHAnsi" w:cstheme="minorHAnsi"/>
            <w:color w:val="000000"/>
            <w:sz w:val="22"/>
            <w:szCs w:val="22"/>
          </w:rPr>
          <w:t>or</w:t>
        </w:r>
      </w:ins>
      <w:ins w:id="628" w:author="Naomi Nash" w:date="2022-05-01T15:59:00Z">
        <w:r w:rsidRPr="00145984">
          <w:rPr>
            <w:rFonts w:asciiTheme="minorHAnsi" w:hAnsiTheme="minorHAnsi" w:cstheme="minorHAnsi"/>
            <w:color w:val="000000"/>
            <w:sz w:val="22"/>
            <w:szCs w:val="22"/>
            <w:rPrChange w:id="629" w:author="Naomi Nash" w:date="2022-05-01T22:21:00Z">
              <w:rPr>
                <w:rFonts w:ascii="Arial" w:hAnsi="Arial" w:cs="Arial"/>
                <w:color w:val="000000"/>
                <w:sz w:val="22"/>
                <w:szCs w:val="22"/>
              </w:rPr>
            </w:rPrChange>
          </w:rPr>
          <w:t xml:space="preserve"> perhaps elevate</w:t>
        </w:r>
      </w:ins>
      <w:ins w:id="630" w:author="Naomi Nash" w:date="2022-05-01T16:05:00Z">
        <w:r w:rsidR="00855BA2" w:rsidRPr="00145984">
          <w:rPr>
            <w:rFonts w:asciiTheme="minorHAnsi" w:hAnsiTheme="minorHAnsi" w:cstheme="minorHAnsi"/>
            <w:color w:val="000000"/>
            <w:sz w:val="22"/>
            <w:szCs w:val="22"/>
            <w:rPrChange w:id="631" w:author="Naomi Nash" w:date="2022-05-01T22:21:00Z">
              <w:rPr>
                <w:rFonts w:ascii="Arial" w:hAnsi="Arial" w:cs="Arial"/>
                <w:color w:val="000000"/>
                <w:sz w:val="22"/>
                <w:szCs w:val="22"/>
              </w:rPr>
            </w:rPrChange>
          </w:rPr>
          <w:t>,</w:t>
        </w:r>
      </w:ins>
      <w:ins w:id="632" w:author="Naomi Nash" w:date="2022-05-01T15:59:00Z">
        <w:r w:rsidRPr="00145984">
          <w:rPr>
            <w:rFonts w:asciiTheme="minorHAnsi" w:hAnsiTheme="minorHAnsi" w:cstheme="minorHAnsi"/>
            <w:color w:val="000000"/>
            <w:sz w:val="22"/>
            <w:szCs w:val="22"/>
            <w:rPrChange w:id="633" w:author="Naomi Nash" w:date="2022-05-01T22:21:00Z">
              <w:rPr>
                <w:rFonts w:ascii="Arial" w:hAnsi="Arial" w:cs="Arial"/>
                <w:color w:val="000000"/>
                <w:sz w:val="22"/>
                <w:szCs w:val="22"/>
              </w:rPr>
            </w:rPrChange>
          </w:rPr>
          <w:t xml:space="preserve"> their s</w:t>
        </w:r>
      </w:ins>
      <w:ins w:id="634" w:author="Naomi Nash" w:date="2022-05-01T16:02:00Z">
        <w:r w:rsidR="003C2DFE" w:rsidRPr="00145984">
          <w:rPr>
            <w:rFonts w:asciiTheme="minorHAnsi" w:hAnsiTheme="minorHAnsi" w:cstheme="minorHAnsi"/>
            <w:color w:val="000000"/>
            <w:sz w:val="22"/>
            <w:szCs w:val="22"/>
            <w:rPrChange w:id="635" w:author="Naomi Nash" w:date="2022-05-01T22:21:00Z">
              <w:rPr>
                <w:rFonts w:ascii="Arial" w:hAnsi="Arial" w:cs="Arial"/>
                <w:color w:val="000000"/>
                <w:sz w:val="22"/>
                <w:szCs w:val="22"/>
              </w:rPr>
            </w:rPrChange>
          </w:rPr>
          <w:t>t</w:t>
        </w:r>
      </w:ins>
      <w:ins w:id="636" w:author="Naomi Nash" w:date="2022-05-01T15:59:00Z">
        <w:r w:rsidRPr="00145984">
          <w:rPr>
            <w:rFonts w:asciiTheme="minorHAnsi" w:hAnsiTheme="minorHAnsi" w:cstheme="minorHAnsi"/>
            <w:color w:val="000000"/>
            <w:sz w:val="22"/>
            <w:szCs w:val="22"/>
            <w:rPrChange w:id="637" w:author="Naomi Nash" w:date="2022-05-01T22:21:00Z">
              <w:rPr>
                <w:rFonts w:ascii="Arial" w:hAnsi="Arial" w:cs="Arial"/>
                <w:color w:val="000000"/>
                <w:sz w:val="22"/>
                <w:szCs w:val="22"/>
              </w:rPr>
            </w:rPrChange>
          </w:rPr>
          <w:t xml:space="preserve">yles and sharpen their image, this application will do just that. </w:t>
        </w:r>
      </w:ins>
    </w:p>
    <w:p w14:paraId="6B80699B" w14:textId="4876E7A5" w:rsidR="000C177C" w:rsidRPr="00145984" w:rsidRDefault="00CE6529">
      <w:pPr>
        <w:pStyle w:val="NormalWeb"/>
        <w:spacing w:before="0" w:beforeAutospacing="0" w:after="0" w:afterAutospacing="0" w:line="480" w:lineRule="auto"/>
        <w:ind w:firstLine="720"/>
        <w:rPr>
          <w:ins w:id="638" w:author="Naomi Nash" w:date="2022-05-01T15:59:00Z"/>
          <w:rFonts w:cstheme="minorHAnsi"/>
          <w:rPrChange w:id="639" w:author="Naomi Nash" w:date="2022-05-01T22:21:00Z">
            <w:rPr>
              <w:ins w:id="640" w:author="Naomi Nash" w:date="2022-05-01T15:59:00Z"/>
              <w:rFonts w:eastAsia="Times New Roman"/>
            </w:rPr>
          </w:rPrChange>
        </w:rPr>
        <w:pPrChange w:id="641" w:author="Naomi Nash" w:date="2022-05-01T15:59:00Z">
          <w:pPr/>
        </w:pPrChange>
      </w:pPr>
      <w:ins w:id="642" w:author="Naomi Nash" w:date="2022-05-01T16:06:00Z">
        <w:r w:rsidRPr="00145984">
          <w:rPr>
            <w:rFonts w:asciiTheme="minorHAnsi" w:hAnsiTheme="minorHAnsi" w:cstheme="minorHAnsi"/>
            <w:color w:val="000000"/>
            <w:sz w:val="22"/>
            <w:szCs w:val="22"/>
            <w:rPrChange w:id="643" w:author="Naomi Nash" w:date="2022-05-01T22:21:00Z">
              <w:rPr>
                <w:rFonts w:ascii="Arial" w:hAnsi="Arial" w:cs="Arial"/>
                <w:color w:val="000000"/>
              </w:rPr>
            </w:rPrChange>
          </w:rPr>
          <w:t>DripCards can help</w:t>
        </w:r>
      </w:ins>
      <w:ins w:id="644" w:author="Naomi Nash" w:date="2022-05-01T15:59:00Z">
        <w:r w:rsidR="000C177C" w:rsidRPr="00145984">
          <w:rPr>
            <w:rFonts w:asciiTheme="minorHAnsi" w:hAnsiTheme="minorHAnsi" w:cstheme="minorHAnsi"/>
            <w:color w:val="000000"/>
            <w:sz w:val="22"/>
            <w:szCs w:val="22"/>
            <w:rPrChange w:id="645" w:author="Naomi Nash" w:date="2022-05-01T22:21:00Z">
              <w:rPr>
                <w:rFonts w:ascii="Arial" w:hAnsi="Arial" w:cs="Arial"/>
                <w:color w:val="000000"/>
              </w:rPr>
            </w:rPrChange>
          </w:rPr>
          <w:t xml:space="preserve"> coordinate the user’s clothing as well as allow them to</w:t>
        </w:r>
      </w:ins>
      <w:ins w:id="646" w:author="Naomi Nash" w:date="2022-05-01T16:11:00Z">
        <w:r w:rsidR="006F5982" w:rsidRPr="00145984">
          <w:rPr>
            <w:rFonts w:asciiTheme="minorHAnsi" w:hAnsiTheme="minorHAnsi" w:cstheme="minorHAnsi"/>
            <w:color w:val="000000"/>
            <w:sz w:val="22"/>
            <w:szCs w:val="22"/>
            <w:rPrChange w:id="647" w:author="Naomi Nash" w:date="2022-05-01T22:21:00Z">
              <w:rPr>
                <w:rFonts w:ascii="Arial" w:hAnsi="Arial" w:cs="Arial"/>
                <w:color w:val="000000"/>
              </w:rPr>
            </w:rPrChange>
          </w:rPr>
          <w:t xml:space="preserve"> plan</w:t>
        </w:r>
      </w:ins>
      <w:ins w:id="648" w:author="Naomi Nash" w:date="2022-05-01T15:59:00Z">
        <w:r w:rsidR="000C177C" w:rsidRPr="00145984">
          <w:rPr>
            <w:rFonts w:asciiTheme="minorHAnsi" w:hAnsiTheme="minorHAnsi" w:cstheme="minorHAnsi"/>
            <w:color w:val="000000"/>
            <w:sz w:val="22"/>
            <w:szCs w:val="22"/>
            <w:rPrChange w:id="649" w:author="Naomi Nash" w:date="2022-05-01T22:21:00Z">
              <w:rPr>
                <w:rFonts w:ascii="Arial" w:hAnsi="Arial" w:cs="Arial"/>
                <w:color w:val="000000"/>
              </w:rPr>
            </w:rPrChange>
          </w:rPr>
          <w:t xml:space="preserve"> and d</w:t>
        </w:r>
      </w:ins>
      <w:ins w:id="650" w:author="Naomi Nash" w:date="2022-05-01T16:11:00Z">
        <w:r w:rsidR="006F5982" w:rsidRPr="00145984">
          <w:rPr>
            <w:rFonts w:asciiTheme="minorHAnsi" w:hAnsiTheme="minorHAnsi" w:cstheme="minorHAnsi"/>
            <w:color w:val="000000"/>
            <w:sz w:val="22"/>
            <w:szCs w:val="22"/>
            <w:rPrChange w:id="651" w:author="Naomi Nash" w:date="2022-05-01T22:21:00Z">
              <w:rPr>
                <w:rFonts w:ascii="Arial" w:hAnsi="Arial" w:cs="Arial"/>
                <w:color w:val="000000"/>
              </w:rPr>
            </w:rPrChange>
          </w:rPr>
          <w:t xml:space="preserve">iscover clothing combinations they have never imagined </w:t>
        </w:r>
        <w:r w:rsidR="00BF2202" w:rsidRPr="00145984">
          <w:rPr>
            <w:rFonts w:asciiTheme="minorHAnsi" w:hAnsiTheme="minorHAnsi" w:cstheme="minorHAnsi"/>
            <w:color w:val="000000"/>
            <w:sz w:val="22"/>
            <w:szCs w:val="22"/>
            <w:rPrChange w:id="652" w:author="Naomi Nash" w:date="2022-05-01T22:21:00Z">
              <w:rPr>
                <w:rFonts w:ascii="Arial" w:hAnsi="Arial" w:cs="Arial"/>
                <w:color w:val="000000"/>
              </w:rPr>
            </w:rPrChange>
          </w:rPr>
          <w:t xml:space="preserve">before, along with having the ability to discover which clothing items they really wear </w:t>
        </w:r>
      </w:ins>
      <w:ins w:id="653" w:author="Naomi Nash" w:date="2022-05-01T16:12:00Z">
        <w:r w:rsidR="00BF2202" w:rsidRPr="00145984">
          <w:rPr>
            <w:rFonts w:asciiTheme="minorHAnsi" w:hAnsiTheme="minorHAnsi" w:cstheme="minorHAnsi"/>
            <w:color w:val="000000"/>
            <w:sz w:val="22"/>
            <w:szCs w:val="22"/>
            <w:rPrChange w:id="654" w:author="Naomi Nash" w:date="2022-05-01T22:21:00Z">
              <w:rPr>
                <w:rFonts w:ascii="Arial" w:hAnsi="Arial" w:cs="Arial"/>
                <w:color w:val="000000"/>
              </w:rPr>
            </w:rPrChange>
          </w:rPr>
          <w:t>and don’t wear along the way</w:t>
        </w:r>
      </w:ins>
      <w:ins w:id="655" w:author="Naomi Nash" w:date="2022-05-01T15:59:00Z">
        <w:r w:rsidR="000C177C" w:rsidRPr="00145984">
          <w:rPr>
            <w:rFonts w:asciiTheme="minorHAnsi" w:hAnsiTheme="minorHAnsi" w:cstheme="minorHAnsi"/>
            <w:color w:val="000000"/>
            <w:sz w:val="22"/>
            <w:szCs w:val="22"/>
            <w:rPrChange w:id="656" w:author="Naomi Nash" w:date="2022-05-01T22:21:00Z">
              <w:rPr>
                <w:rFonts w:ascii="Arial" w:hAnsi="Arial" w:cs="Arial"/>
                <w:color w:val="000000"/>
              </w:rPr>
            </w:rPrChange>
          </w:rPr>
          <w:t>. Imagine all the exceptional combinations and trend setters this software can discover</w:t>
        </w:r>
      </w:ins>
      <w:ins w:id="657" w:author="Naomi Nash" w:date="2022-05-02T17:18:00Z">
        <w:r w:rsidR="009E2030">
          <w:rPr>
            <w:rFonts w:asciiTheme="minorHAnsi" w:hAnsiTheme="minorHAnsi" w:cstheme="minorHAnsi"/>
            <w:color w:val="000000"/>
            <w:sz w:val="22"/>
            <w:szCs w:val="22"/>
          </w:rPr>
          <w:t>!</w:t>
        </w:r>
      </w:ins>
      <w:ins w:id="658" w:author="Naomi Nash" w:date="2022-05-01T15:59:00Z">
        <w:r w:rsidR="000C177C" w:rsidRPr="00145984">
          <w:rPr>
            <w:rFonts w:asciiTheme="minorHAnsi" w:hAnsiTheme="minorHAnsi" w:cstheme="minorHAnsi"/>
            <w:color w:val="000000"/>
            <w:sz w:val="22"/>
            <w:szCs w:val="22"/>
            <w:rPrChange w:id="659" w:author="Naomi Nash" w:date="2022-05-01T22:21:00Z">
              <w:rPr>
                <w:rFonts w:ascii="Arial" w:hAnsi="Arial" w:cs="Arial"/>
                <w:color w:val="000000"/>
              </w:rPr>
            </w:rPrChange>
          </w:rPr>
          <w:t xml:space="preserve"> With the world so fashion conscious</w:t>
        </w:r>
      </w:ins>
      <w:ins w:id="660" w:author="Naomi Nash" w:date="2022-05-01T16:06:00Z">
        <w:r w:rsidR="0046082F" w:rsidRPr="00145984">
          <w:rPr>
            <w:rFonts w:asciiTheme="minorHAnsi" w:hAnsiTheme="minorHAnsi" w:cstheme="minorHAnsi"/>
            <w:color w:val="000000"/>
            <w:sz w:val="22"/>
            <w:szCs w:val="22"/>
            <w:rPrChange w:id="661" w:author="Naomi Nash" w:date="2022-05-01T22:21:00Z">
              <w:rPr>
                <w:rFonts w:ascii="Arial" w:hAnsi="Arial" w:cs="Arial"/>
                <w:color w:val="000000"/>
              </w:rPr>
            </w:rPrChange>
          </w:rPr>
          <w:t>,</w:t>
        </w:r>
      </w:ins>
      <w:ins w:id="662" w:author="Naomi Nash" w:date="2022-05-01T15:59:00Z">
        <w:r w:rsidR="000C177C" w:rsidRPr="00145984">
          <w:rPr>
            <w:rFonts w:asciiTheme="minorHAnsi" w:hAnsiTheme="minorHAnsi" w:cstheme="minorHAnsi"/>
            <w:color w:val="000000"/>
            <w:sz w:val="22"/>
            <w:szCs w:val="22"/>
            <w:rPrChange w:id="663" w:author="Naomi Nash" w:date="2022-05-01T22:21:00Z">
              <w:rPr>
                <w:rFonts w:ascii="Arial" w:hAnsi="Arial" w:cs="Arial"/>
                <w:color w:val="000000"/>
              </w:rPr>
            </w:rPrChange>
          </w:rPr>
          <w:t xml:space="preserve"> the </w:t>
        </w:r>
      </w:ins>
      <w:ins w:id="664" w:author="Naomi Nash" w:date="2022-05-01T20:24:00Z">
        <w:r w:rsidR="00184836" w:rsidRPr="00145984">
          <w:rPr>
            <w:rFonts w:asciiTheme="minorHAnsi" w:hAnsiTheme="minorHAnsi" w:cstheme="minorHAnsi"/>
            <w:color w:val="000000"/>
            <w:sz w:val="22"/>
            <w:szCs w:val="22"/>
            <w:rPrChange w:id="665" w:author="Naomi Nash" w:date="2022-05-01T22:21:00Z">
              <w:rPr>
                <w:rFonts w:ascii="Arial" w:hAnsi="Arial" w:cs="Arial"/>
                <w:color w:val="000000"/>
              </w:rPr>
            </w:rPrChange>
          </w:rPr>
          <w:t>Drip Card</w:t>
        </w:r>
      </w:ins>
      <w:ins w:id="666" w:author="Naomi Nash" w:date="2022-05-01T15:59:00Z">
        <w:r w:rsidR="000C177C" w:rsidRPr="00145984">
          <w:rPr>
            <w:rFonts w:asciiTheme="minorHAnsi" w:hAnsiTheme="minorHAnsi" w:cstheme="minorHAnsi"/>
            <w:color w:val="000000"/>
            <w:sz w:val="22"/>
            <w:szCs w:val="22"/>
            <w:rPrChange w:id="667" w:author="Naomi Nash" w:date="2022-05-01T22:21:00Z">
              <w:rPr>
                <w:rFonts w:ascii="Arial" w:hAnsi="Arial" w:cs="Arial"/>
                <w:color w:val="000000"/>
              </w:rPr>
            </w:rPrChange>
          </w:rPr>
          <w:t xml:space="preserve"> method enhances the user’s capabilities to keep up with the times and with what is trending. This </w:t>
        </w:r>
      </w:ins>
      <w:ins w:id="668" w:author="Naomi Nash" w:date="2022-05-01T16:08:00Z">
        <w:r w:rsidR="00C077D1" w:rsidRPr="00145984">
          <w:rPr>
            <w:rFonts w:asciiTheme="minorHAnsi" w:hAnsiTheme="minorHAnsi" w:cstheme="minorHAnsi"/>
            <w:color w:val="000000"/>
            <w:sz w:val="22"/>
            <w:szCs w:val="22"/>
            <w:rPrChange w:id="669" w:author="Naomi Nash" w:date="2022-05-01T22:21:00Z">
              <w:rPr>
                <w:rFonts w:ascii="Arial" w:hAnsi="Arial" w:cs="Arial"/>
                <w:color w:val="000000"/>
              </w:rPr>
            </w:rPrChange>
          </w:rPr>
          <w:t xml:space="preserve">web </w:t>
        </w:r>
      </w:ins>
      <w:ins w:id="670" w:author="Naomi Nash" w:date="2022-05-01T15:59:00Z">
        <w:r w:rsidR="000C177C" w:rsidRPr="00145984">
          <w:rPr>
            <w:rFonts w:asciiTheme="minorHAnsi" w:hAnsiTheme="minorHAnsi" w:cstheme="minorHAnsi"/>
            <w:color w:val="000000"/>
            <w:sz w:val="22"/>
            <w:szCs w:val="22"/>
            <w:rPrChange w:id="671" w:author="Naomi Nash" w:date="2022-05-01T22:21:00Z">
              <w:rPr>
                <w:rFonts w:ascii="Arial" w:hAnsi="Arial" w:cs="Arial"/>
                <w:color w:val="000000"/>
              </w:rPr>
            </w:rPrChange>
          </w:rPr>
          <w:t xml:space="preserve">application also allows for users to communicate </w:t>
        </w:r>
      </w:ins>
      <w:ins w:id="672" w:author="Naomi Nash" w:date="2022-05-01T16:06:00Z">
        <w:r w:rsidR="0046082F" w:rsidRPr="00145984">
          <w:rPr>
            <w:rFonts w:asciiTheme="minorHAnsi" w:hAnsiTheme="minorHAnsi" w:cstheme="minorHAnsi"/>
            <w:color w:val="000000"/>
            <w:sz w:val="22"/>
            <w:szCs w:val="22"/>
            <w:rPrChange w:id="673" w:author="Naomi Nash" w:date="2022-05-01T22:21:00Z">
              <w:rPr>
                <w:rFonts w:ascii="Arial" w:hAnsi="Arial" w:cs="Arial"/>
                <w:color w:val="000000"/>
              </w:rPr>
            </w:rPrChange>
          </w:rPr>
          <w:t xml:space="preserve">with </w:t>
        </w:r>
      </w:ins>
      <w:ins w:id="674" w:author="Naomi Nash" w:date="2022-05-01T16:08:00Z">
        <w:r w:rsidR="00C077D1" w:rsidRPr="00145984">
          <w:rPr>
            <w:rFonts w:asciiTheme="minorHAnsi" w:hAnsiTheme="minorHAnsi" w:cstheme="minorHAnsi"/>
            <w:color w:val="000000"/>
            <w:sz w:val="22"/>
            <w:szCs w:val="22"/>
            <w:rPrChange w:id="675" w:author="Naomi Nash" w:date="2022-05-01T22:21:00Z">
              <w:rPr>
                <w:rFonts w:ascii="Arial" w:hAnsi="Arial" w:cs="Arial"/>
                <w:color w:val="000000"/>
              </w:rPr>
            </w:rPrChange>
          </w:rPr>
          <w:t>each other</w:t>
        </w:r>
      </w:ins>
      <w:ins w:id="676" w:author="Naomi Nash" w:date="2022-05-01T16:07:00Z">
        <w:r w:rsidR="003F19E8" w:rsidRPr="00145984">
          <w:rPr>
            <w:rFonts w:asciiTheme="minorHAnsi" w:hAnsiTheme="minorHAnsi" w:cstheme="minorHAnsi"/>
            <w:color w:val="000000"/>
            <w:sz w:val="22"/>
            <w:szCs w:val="22"/>
            <w:rPrChange w:id="677" w:author="Naomi Nash" w:date="2022-05-01T22:21:00Z">
              <w:rPr>
                <w:rFonts w:ascii="Arial" w:hAnsi="Arial" w:cs="Arial"/>
                <w:color w:val="000000"/>
              </w:rPr>
            </w:rPrChange>
          </w:rPr>
          <w:t xml:space="preserve"> through posting comment</w:t>
        </w:r>
      </w:ins>
      <w:ins w:id="678" w:author="Naomi Nash" w:date="2022-05-01T16:08:00Z">
        <w:r w:rsidR="00C077D1" w:rsidRPr="00145984">
          <w:rPr>
            <w:rFonts w:asciiTheme="minorHAnsi" w:hAnsiTheme="minorHAnsi" w:cstheme="minorHAnsi"/>
            <w:color w:val="000000"/>
            <w:sz w:val="22"/>
            <w:szCs w:val="22"/>
            <w:rPrChange w:id="679" w:author="Naomi Nash" w:date="2022-05-01T22:21:00Z">
              <w:rPr>
                <w:rFonts w:ascii="Arial" w:hAnsi="Arial" w:cs="Arial"/>
                <w:color w:val="000000"/>
              </w:rPr>
            </w:rPrChange>
          </w:rPr>
          <w:t xml:space="preserve">s on </w:t>
        </w:r>
      </w:ins>
      <w:ins w:id="680" w:author="Naomi Nash" w:date="2022-05-01T16:07:00Z">
        <w:r w:rsidR="003F19E8" w:rsidRPr="00145984">
          <w:rPr>
            <w:rFonts w:asciiTheme="minorHAnsi" w:hAnsiTheme="minorHAnsi" w:cstheme="minorHAnsi"/>
            <w:color w:val="000000"/>
            <w:sz w:val="22"/>
            <w:szCs w:val="22"/>
            <w:rPrChange w:id="681" w:author="Naomi Nash" w:date="2022-05-01T22:21:00Z">
              <w:rPr>
                <w:rFonts w:ascii="Arial" w:hAnsi="Arial" w:cs="Arial"/>
                <w:color w:val="000000"/>
              </w:rPr>
            </w:rPrChange>
          </w:rPr>
          <w:t xml:space="preserve">other user’s posts </w:t>
        </w:r>
      </w:ins>
      <w:ins w:id="682" w:author="Naomi Nash" w:date="2022-05-01T16:08:00Z">
        <w:r w:rsidR="00857EB6" w:rsidRPr="00145984">
          <w:rPr>
            <w:rFonts w:asciiTheme="minorHAnsi" w:hAnsiTheme="minorHAnsi" w:cstheme="minorHAnsi"/>
            <w:color w:val="000000"/>
            <w:sz w:val="22"/>
            <w:szCs w:val="22"/>
            <w:rPrChange w:id="683" w:author="Naomi Nash" w:date="2022-05-01T22:21:00Z">
              <w:rPr>
                <w:rFonts w:ascii="Arial" w:hAnsi="Arial" w:cs="Arial"/>
                <w:color w:val="000000"/>
              </w:rPr>
            </w:rPrChange>
          </w:rPr>
          <w:t>allowing for an open</w:t>
        </w:r>
      </w:ins>
      <w:ins w:id="684" w:author="Naomi Nash" w:date="2022-05-01T16:07:00Z">
        <w:r w:rsidR="003F19E8" w:rsidRPr="00145984">
          <w:rPr>
            <w:rFonts w:asciiTheme="minorHAnsi" w:hAnsiTheme="minorHAnsi" w:cstheme="minorHAnsi"/>
            <w:color w:val="000000"/>
            <w:sz w:val="22"/>
            <w:szCs w:val="22"/>
            <w:rPrChange w:id="685" w:author="Naomi Nash" w:date="2022-05-01T22:21:00Z">
              <w:rPr>
                <w:rFonts w:ascii="Arial" w:hAnsi="Arial" w:cs="Arial"/>
                <w:color w:val="000000"/>
              </w:rPr>
            </w:rPrChange>
          </w:rPr>
          <w:t xml:space="preserve"> </w:t>
        </w:r>
      </w:ins>
      <w:ins w:id="686" w:author="Naomi Nash" w:date="2022-05-01T16:12:00Z">
        <w:r w:rsidR="00E61A2C" w:rsidRPr="00145984">
          <w:rPr>
            <w:rFonts w:asciiTheme="minorHAnsi" w:hAnsiTheme="minorHAnsi" w:cstheme="minorHAnsi"/>
            <w:color w:val="000000"/>
            <w:sz w:val="22"/>
            <w:szCs w:val="22"/>
            <w:rPrChange w:id="687" w:author="Naomi Nash" w:date="2022-05-01T22:21:00Z">
              <w:rPr>
                <w:rFonts w:ascii="Arial" w:hAnsi="Arial" w:cs="Arial"/>
                <w:color w:val="000000"/>
              </w:rPr>
            </w:rPrChange>
          </w:rPr>
          <w:t>discourse</w:t>
        </w:r>
      </w:ins>
      <w:ins w:id="688" w:author="Naomi Nash" w:date="2022-05-01T16:08:00Z">
        <w:r w:rsidR="00857EB6" w:rsidRPr="00145984">
          <w:rPr>
            <w:rFonts w:asciiTheme="minorHAnsi" w:hAnsiTheme="minorHAnsi" w:cstheme="minorHAnsi"/>
            <w:color w:val="000000"/>
            <w:sz w:val="22"/>
            <w:szCs w:val="22"/>
            <w:rPrChange w:id="689" w:author="Naomi Nash" w:date="2022-05-01T22:21:00Z">
              <w:rPr>
                <w:rFonts w:ascii="Arial" w:hAnsi="Arial" w:cs="Arial"/>
                <w:color w:val="000000"/>
              </w:rPr>
            </w:rPrChange>
          </w:rPr>
          <w:t xml:space="preserve"> of current t</w:t>
        </w:r>
      </w:ins>
      <w:ins w:id="690" w:author="Naomi Nash" w:date="2022-05-01T16:09:00Z">
        <w:r w:rsidR="00857EB6" w:rsidRPr="00145984">
          <w:rPr>
            <w:rFonts w:asciiTheme="minorHAnsi" w:hAnsiTheme="minorHAnsi" w:cstheme="minorHAnsi"/>
            <w:color w:val="000000"/>
            <w:sz w:val="22"/>
            <w:szCs w:val="22"/>
            <w:rPrChange w:id="691" w:author="Naomi Nash" w:date="2022-05-01T22:21:00Z">
              <w:rPr>
                <w:rFonts w:ascii="Arial" w:hAnsi="Arial" w:cs="Arial"/>
                <w:color w:val="000000"/>
              </w:rPr>
            </w:rPrChange>
          </w:rPr>
          <w:t>rends and upcoming ones.</w:t>
        </w:r>
      </w:ins>
      <w:ins w:id="692" w:author="Naomi Nash" w:date="2022-05-01T16:07:00Z">
        <w:r w:rsidR="00710C7A" w:rsidRPr="00145984">
          <w:rPr>
            <w:rFonts w:asciiTheme="minorHAnsi" w:hAnsiTheme="minorHAnsi" w:cstheme="minorHAnsi"/>
            <w:color w:val="000000"/>
            <w:sz w:val="22"/>
            <w:szCs w:val="22"/>
            <w:rPrChange w:id="693" w:author="Naomi Nash" w:date="2022-05-01T22:21:00Z">
              <w:rPr>
                <w:rFonts w:ascii="Arial" w:hAnsi="Arial" w:cs="Arial"/>
                <w:color w:val="000000"/>
              </w:rPr>
            </w:rPrChange>
          </w:rPr>
          <w:t xml:space="preserve"> </w:t>
        </w:r>
      </w:ins>
    </w:p>
    <w:p w14:paraId="5E5DA41D" w14:textId="77777777" w:rsidR="009A1621" w:rsidRPr="00145984" w:rsidRDefault="000C177C" w:rsidP="000C177C">
      <w:pPr>
        <w:pStyle w:val="NormalWeb"/>
        <w:spacing w:before="0" w:beforeAutospacing="0" w:after="0" w:afterAutospacing="0" w:line="480" w:lineRule="auto"/>
        <w:ind w:firstLine="720"/>
        <w:rPr>
          <w:ins w:id="694" w:author="Naomi Nash" w:date="2022-05-01T16:16:00Z"/>
          <w:rFonts w:asciiTheme="minorHAnsi" w:hAnsiTheme="minorHAnsi" w:cstheme="minorHAnsi"/>
          <w:color w:val="000000"/>
          <w:sz w:val="22"/>
          <w:szCs w:val="22"/>
          <w:rPrChange w:id="695" w:author="Naomi Nash" w:date="2022-05-01T22:21:00Z">
            <w:rPr>
              <w:ins w:id="696" w:author="Naomi Nash" w:date="2022-05-01T16:16:00Z"/>
              <w:rFonts w:ascii="Arial" w:hAnsi="Arial" w:cs="Arial"/>
              <w:color w:val="000000"/>
              <w:sz w:val="22"/>
              <w:szCs w:val="22"/>
            </w:rPr>
          </w:rPrChange>
        </w:rPr>
      </w:pPr>
      <w:ins w:id="697" w:author="Naomi Nash" w:date="2022-05-01T15:59:00Z">
        <w:r w:rsidRPr="00145984">
          <w:rPr>
            <w:rFonts w:asciiTheme="minorHAnsi" w:hAnsiTheme="minorHAnsi" w:cstheme="minorHAnsi"/>
            <w:color w:val="000000"/>
            <w:sz w:val="22"/>
            <w:szCs w:val="22"/>
            <w:rPrChange w:id="698" w:author="Naomi Nash" w:date="2022-05-01T22:21:00Z">
              <w:rPr>
                <w:rFonts w:ascii="Arial" w:hAnsi="Arial" w:cs="Arial"/>
                <w:color w:val="000000"/>
                <w:sz w:val="22"/>
                <w:szCs w:val="22"/>
              </w:rPr>
            </w:rPrChange>
          </w:rPr>
          <w:t xml:space="preserve">The randomness of the selections it offers is the primary appeal of this application. It simplifies the quest for the perfect outfit. Using </w:t>
        </w:r>
      </w:ins>
      <w:ins w:id="699" w:author="Naomi Nash" w:date="2022-05-01T20:24:00Z">
        <w:r w:rsidR="00184836" w:rsidRPr="00145984">
          <w:rPr>
            <w:rFonts w:asciiTheme="minorHAnsi" w:hAnsiTheme="minorHAnsi" w:cstheme="minorHAnsi"/>
            <w:color w:val="000000"/>
            <w:sz w:val="22"/>
            <w:szCs w:val="22"/>
            <w:rPrChange w:id="700" w:author="Naomi Nash" w:date="2022-05-01T22:21:00Z">
              <w:rPr>
                <w:rFonts w:ascii="Arial" w:hAnsi="Arial" w:cs="Arial"/>
                <w:color w:val="000000"/>
                <w:sz w:val="22"/>
                <w:szCs w:val="22"/>
              </w:rPr>
            </w:rPrChange>
          </w:rPr>
          <w:t>Drip Cards</w:t>
        </w:r>
      </w:ins>
      <w:ins w:id="701" w:author="Naomi Nash" w:date="2022-05-01T15:59:00Z">
        <w:r w:rsidRPr="00145984">
          <w:rPr>
            <w:rFonts w:asciiTheme="minorHAnsi" w:hAnsiTheme="minorHAnsi" w:cstheme="minorHAnsi"/>
            <w:color w:val="000000"/>
            <w:sz w:val="22"/>
            <w:szCs w:val="22"/>
            <w:rPrChange w:id="702" w:author="Naomi Nash" w:date="2022-05-01T22:21:00Z">
              <w:rPr>
                <w:rFonts w:ascii="Arial" w:hAnsi="Arial" w:cs="Arial"/>
                <w:color w:val="000000"/>
                <w:sz w:val="22"/>
                <w:szCs w:val="22"/>
              </w:rPr>
            </w:rPrChange>
          </w:rPr>
          <w:t xml:space="preserve"> and Card Decks of all their clothing</w:t>
        </w:r>
      </w:ins>
      <w:ins w:id="703" w:author="Naomi Nash" w:date="2022-05-01T16:09:00Z">
        <w:r w:rsidR="00AE27AF" w:rsidRPr="00145984">
          <w:rPr>
            <w:rFonts w:asciiTheme="minorHAnsi" w:hAnsiTheme="minorHAnsi" w:cstheme="minorHAnsi"/>
            <w:color w:val="000000"/>
            <w:sz w:val="22"/>
            <w:szCs w:val="22"/>
            <w:rPrChange w:id="704" w:author="Naomi Nash" w:date="2022-05-01T22:21:00Z">
              <w:rPr>
                <w:rFonts w:ascii="Arial" w:hAnsi="Arial" w:cs="Arial"/>
                <w:color w:val="000000"/>
                <w:sz w:val="22"/>
                <w:szCs w:val="22"/>
              </w:rPr>
            </w:rPrChange>
          </w:rPr>
          <w:t xml:space="preserve"> items</w:t>
        </w:r>
      </w:ins>
      <w:ins w:id="705" w:author="Naomi Nash" w:date="2022-05-01T15:59:00Z">
        <w:r w:rsidRPr="00145984">
          <w:rPr>
            <w:rFonts w:asciiTheme="minorHAnsi" w:hAnsiTheme="minorHAnsi" w:cstheme="minorHAnsi"/>
            <w:color w:val="000000"/>
            <w:sz w:val="22"/>
            <w:szCs w:val="22"/>
            <w:rPrChange w:id="706" w:author="Naomi Nash" w:date="2022-05-01T22:21:00Z">
              <w:rPr>
                <w:rFonts w:ascii="Arial" w:hAnsi="Arial" w:cs="Arial"/>
                <w:color w:val="000000"/>
                <w:sz w:val="22"/>
                <w:szCs w:val="22"/>
              </w:rPr>
            </w:rPrChange>
          </w:rPr>
          <w:t xml:space="preserve"> gives the user a complete view without having to take </w:t>
        </w:r>
      </w:ins>
      <w:ins w:id="707" w:author="Naomi Nash" w:date="2022-05-01T16:09:00Z">
        <w:r w:rsidR="00AE27AF" w:rsidRPr="00145984">
          <w:rPr>
            <w:rFonts w:asciiTheme="minorHAnsi" w:hAnsiTheme="minorHAnsi" w:cstheme="minorHAnsi"/>
            <w:color w:val="000000"/>
            <w:sz w:val="22"/>
            <w:szCs w:val="22"/>
            <w:rPrChange w:id="708" w:author="Naomi Nash" w:date="2022-05-01T22:21:00Z">
              <w:rPr>
                <w:rFonts w:ascii="Arial" w:hAnsi="Arial" w:cs="Arial"/>
                <w:color w:val="000000"/>
                <w:sz w:val="22"/>
                <w:szCs w:val="22"/>
              </w:rPr>
            </w:rPrChange>
          </w:rPr>
          <w:t xml:space="preserve">everything </w:t>
        </w:r>
      </w:ins>
      <w:ins w:id="709" w:author="Naomi Nash" w:date="2022-05-01T15:59:00Z">
        <w:r w:rsidRPr="00145984">
          <w:rPr>
            <w:rFonts w:asciiTheme="minorHAnsi" w:hAnsiTheme="minorHAnsi" w:cstheme="minorHAnsi"/>
            <w:color w:val="000000"/>
            <w:sz w:val="22"/>
            <w:szCs w:val="22"/>
            <w:rPrChange w:id="710" w:author="Naomi Nash" w:date="2022-05-01T22:21:00Z">
              <w:rPr>
                <w:rFonts w:ascii="Arial" w:hAnsi="Arial" w:cs="Arial"/>
                <w:color w:val="000000"/>
                <w:sz w:val="22"/>
                <w:szCs w:val="22"/>
              </w:rPr>
            </w:rPrChange>
          </w:rPr>
          <w:t>out of the</w:t>
        </w:r>
      </w:ins>
      <w:ins w:id="711" w:author="Naomi Nash" w:date="2022-05-01T16:09:00Z">
        <w:r w:rsidR="00AE27AF" w:rsidRPr="00145984">
          <w:rPr>
            <w:rFonts w:asciiTheme="minorHAnsi" w:hAnsiTheme="minorHAnsi" w:cstheme="minorHAnsi"/>
            <w:color w:val="000000"/>
            <w:sz w:val="22"/>
            <w:szCs w:val="22"/>
            <w:rPrChange w:id="712" w:author="Naomi Nash" w:date="2022-05-01T22:21:00Z">
              <w:rPr>
                <w:rFonts w:ascii="Arial" w:hAnsi="Arial" w:cs="Arial"/>
                <w:color w:val="000000"/>
                <w:sz w:val="22"/>
                <w:szCs w:val="22"/>
              </w:rPr>
            </w:rPrChange>
          </w:rPr>
          <w:t>ir</w:t>
        </w:r>
      </w:ins>
      <w:ins w:id="713" w:author="Naomi Nash" w:date="2022-05-01T15:59:00Z">
        <w:r w:rsidRPr="00145984">
          <w:rPr>
            <w:rFonts w:asciiTheme="minorHAnsi" w:hAnsiTheme="minorHAnsi" w:cstheme="minorHAnsi"/>
            <w:color w:val="000000"/>
            <w:sz w:val="22"/>
            <w:szCs w:val="22"/>
            <w:rPrChange w:id="714" w:author="Naomi Nash" w:date="2022-05-01T22:21:00Z">
              <w:rPr>
                <w:rFonts w:ascii="Arial" w:hAnsi="Arial" w:cs="Arial"/>
                <w:color w:val="000000"/>
                <w:sz w:val="22"/>
                <w:szCs w:val="22"/>
              </w:rPr>
            </w:rPrChange>
          </w:rPr>
          <w:t xml:space="preserve"> closet. Of course, there would be precautionary measures and security enhancements that would be made so that the users feel safe</w:t>
        </w:r>
      </w:ins>
      <w:ins w:id="715" w:author="Naomi Nash" w:date="2022-05-01T16:10:00Z">
        <w:r w:rsidR="00D40EFA" w:rsidRPr="00145984">
          <w:rPr>
            <w:rFonts w:asciiTheme="minorHAnsi" w:hAnsiTheme="minorHAnsi" w:cstheme="minorHAnsi"/>
            <w:color w:val="000000"/>
            <w:sz w:val="22"/>
            <w:szCs w:val="22"/>
            <w:rPrChange w:id="716" w:author="Naomi Nash" w:date="2022-05-01T22:21:00Z">
              <w:rPr>
                <w:rFonts w:ascii="Arial" w:hAnsi="Arial" w:cs="Arial"/>
                <w:color w:val="000000"/>
                <w:sz w:val="22"/>
                <w:szCs w:val="22"/>
              </w:rPr>
            </w:rPrChange>
          </w:rPr>
          <w:t xml:space="preserve"> no matter their age</w:t>
        </w:r>
      </w:ins>
      <w:ins w:id="717" w:author="Naomi Nash" w:date="2022-05-01T15:59:00Z">
        <w:r w:rsidRPr="00145984">
          <w:rPr>
            <w:rFonts w:asciiTheme="minorHAnsi" w:hAnsiTheme="minorHAnsi" w:cstheme="minorHAnsi"/>
            <w:color w:val="000000"/>
            <w:sz w:val="22"/>
            <w:szCs w:val="22"/>
            <w:rPrChange w:id="718" w:author="Naomi Nash" w:date="2022-05-01T22:21:00Z">
              <w:rPr>
                <w:rFonts w:ascii="Arial" w:hAnsi="Arial" w:cs="Arial"/>
                <w:color w:val="000000"/>
                <w:sz w:val="22"/>
                <w:szCs w:val="22"/>
              </w:rPr>
            </w:rPrChange>
          </w:rPr>
          <w:t xml:space="preserve">. </w:t>
        </w:r>
      </w:ins>
    </w:p>
    <w:p w14:paraId="286CA7B4" w14:textId="0C7919FA" w:rsidR="009A1621" w:rsidRPr="00145984" w:rsidRDefault="0060202C" w:rsidP="000C177C">
      <w:pPr>
        <w:pStyle w:val="NormalWeb"/>
        <w:spacing w:before="0" w:beforeAutospacing="0" w:after="0" w:afterAutospacing="0" w:line="480" w:lineRule="auto"/>
        <w:ind w:firstLine="720"/>
        <w:rPr>
          <w:ins w:id="719" w:author="Naomi Nash" w:date="2022-05-01T16:34:00Z"/>
          <w:rFonts w:asciiTheme="minorHAnsi" w:hAnsiTheme="minorHAnsi" w:cstheme="minorHAnsi"/>
          <w:color w:val="000000"/>
          <w:sz w:val="22"/>
          <w:szCs w:val="22"/>
          <w:rPrChange w:id="720" w:author="Naomi Nash" w:date="2022-05-01T22:21:00Z">
            <w:rPr>
              <w:ins w:id="721" w:author="Naomi Nash" w:date="2022-05-01T16:34:00Z"/>
              <w:rFonts w:ascii="Arial" w:hAnsi="Arial" w:cs="Arial"/>
              <w:color w:val="000000"/>
              <w:sz w:val="22"/>
              <w:szCs w:val="22"/>
            </w:rPr>
          </w:rPrChange>
        </w:rPr>
      </w:pPr>
      <w:ins w:id="722" w:author="Naomi Nash" w:date="2022-05-01T16:20:00Z">
        <w:r w:rsidRPr="00145984">
          <w:rPr>
            <w:rFonts w:asciiTheme="minorHAnsi" w:hAnsiTheme="minorHAnsi" w:cstheme="minorHAnsi"/>
            <w:color w:val="000000"/>
            <w:sz w:val="22"/>
            <w:szCs w:val="22"/>
            <w:rPrChange w:id="723" w:author="Naomi Nash" w:date="2022-05-01T22:21:00Z">
              <w:rPr>
                <w:rFonts w:ascii="Arial" w:hAnsi="Arial" w:cs="Arial"/>
                <w:color w:val="000000"/>
                <w:sz w:val="22"/>
                <w:szCs w:val="22"/>
              </w:rPr>
            </w:rPrChange>
          </w:rPr>
          <w:t xml:space="preserve">There are many who have already taken interest in the advancements of DripCards. </w:t>
        </w:r>
        <w:r w:rsidR="00F137D1" w:rsidRPr="00145984">
          <w:rPr>
            <w:rFonts w:asciiTheme="minorHAnsi" w:hAnsiTheme="minorHAnsi" w:cstheme="minorHAnsi"/>
            <w:color w:val="000000"/>
            <w:sz w:val="22"/>
            <w:szCs w:val="22"/>
            <w:rPrChange w:id="724" w:author="Naomi Nash" w:date="2022-05-01T22:21:00Z">
              <w:rPr>
                <w:rFonts w:ascii="Arial" w:hAnsi="Arial" w:cs="Arial"/>
                <w:color w:val="000000"/>
                <w:sz w:val="22"/>
                <w:szCs w:val="22"/>
              </w:rPr>
            </w:rPrChange>
          </w:rPr>
          <w:t xml:space="preserve">DripCards has already garnered </w:t>
        </w:r>
      </w:ins>
      <w:ins w:id="725" w:author="Naomi Nash" w:date="2022-05-01T16:21:00Z">
        <w:r w:rsidR="00F137D1" w:rsidRPr="00145984">
          <w:rPr>
            <w:rFonts w:asciiTheme="minorHAnsi" w:hAnsiTheme="minorHAnsi" w:cstheme="minorHAnsi"/>
            <w:color w:val="000000"/>
            <w:sz w:val="22"/>
            <w:szCs w:val="22"/>
            <w:rPrChange w:id="726" w:author="Naomi Nash" w:date="2022-05-01T22:21:00Z">
              <w:rPr>
                <w:rFonts w:ascii="Arial" w:hAnsi="Arial" w:cs="Arial"/>
                <w:color w:val="000000"/>
                <w:sz w:val="22"/>
                <w:szCs w:val="22"/>
              </w:rPr>
            </w:rPrChange>
          </w:rPr>
          <w:t>sponsorships</w:t>
        </w:r>
      </w:ins>
      <w:ins w:id="727" w:author="Naomi Nash" w:date="2022-05-01T16:20:00Z">
        <w:r w:rsidR="00F137D1" w:rsidRPr="00145984">
          <w:rPr>
            <w:rFonts w:asciiTheme="minorHAnsi" w:hAnsiTheme="minorHAnsi" w:cstheme="minorHAnsi"/>
            <w:color w:val="000000"/>
            <w:sz w:val="22"/>
            <w:szCs w:val="22"/>
            <w:rPrChange w:id="728" w:author="Naomi Nash" w:date="2022-05-01T22:21:00Z">
              <w:rPr>
                <w:rFonts w:ascii="Arial" w:hAnsi="Arial" w:cs="Arial"/>
                <w:color w:val="000000"/>
                <w:sz w:val="22"/>
                <w:szCs w:val="22"/>
              </w:rPr>
            </w:rPrChange>
          </w:rPr>
          <w:t xml:space="preserve"> and stakeholders </w:t>
        </w:r>
      </w:ins>
      <w:ins w:id="729" w:author="Naomi Nash" w:date="2022-05-01T16:21:00Z">
        <w:r w:rsidR="00031031" w:rsidRPr="00145984">
          <w:rPr>
            <w:rFonts w:asciiTheme="minorHAnsi" w:hAnsiTheme="minorHAnsi" w:cstheme="minorHAnsi"/>
            <w:color w:val="000000"/>
            <w:sz w:val="22"/>
            <w:szCs w:val="22"/>
            <w:rPrChange w:id="730" w:author="Naomi Nash" w:date="2022-05-01T22:21:00Z">
              <w:rPr>
                <w:rFonts w:ascii="Arial" w:hAnsi="Arial" w:cs="Arial"/>
                <w:color w:val="000000"/>
                <w:sz w:val="22"/>
                <w:szCs w:val="22"/>
              </w:rPr>
            </w:rPrChange>
          </w:rPr>
          <w:t xml:space="preserve">from many clothing brands including Hollister, </w:t>
        </w:r>
        <w:r w:rsidR="00C8596C" w:rsidRPr="00145984">
          <w:rPr>
            <w:rFonts w:asciiTheme="minorHAnsi" w:hAnsiTheme="minorHAnsi" w:cstheme="minorHAnsi"/>
            <w:color w:val="000000"/>
            <w:sz w:val="22"/>
            <w:szCs w:val="22"/>
            <w:rPrChange w:id="731" w:author="Naomi Nash" w:date="2022-05-01T22:21:00Z">
              <w:rPr>
                <w:rFonts w:ascii="Arial" w:hAnsi="Arial" w:cs="Arial"/>
                <w:color w:val="000000"/>
                <w:sz w:val="22"/>
                <w:szCs w:val="22"/>
              </w:rPr>
            </w:rPrChange>
          </w:rPr>
          <w:t xml:space="preserve">Ralph Lauren, </w:t>
        </w:r>
      </w:ins>
      <w:ins w:id="732" w:author="Naomi Nash" w:date="2022-05-01T16:22:00Z">
        <w:r w:rsidR="00D962EE" w:rsidRPr="00145984">
          <w:rPr>
            <w:rFonts w:asciiTheme="minorHAnsi" w:hAnsiTheme="minorHAnsi" w:cstheme="minorHAnsi"/>
            <w:color w:val="000000"/>
            <w:sz w:val="22"/>
            <w:szCs w:val="22"/>
            <w:rPrChange w:id="733" w:author="Naomi Nash" w:date="2022-05-01T22:21:00Z">
              <w:rPr>
                <w:rFonts w:ascii="Arial" w:hAnsi="Arial" w:cs="Arial"/>
                <w:color w:val="000000"/>
                <w:sz w:val="22"/>
                <w:szCs w:val="22"/>
              </w:rPr>
            </w:rPrChange>
          </w:rPr>
          <w:t>Chanel,</w:t>
        </w:r>
      </w:ins>
      <w:ins w:id="734" w:author="Naomi Nash" w:date="2022-05-01T16:23:00Z">
        <w:r w:rsidR="001B1134" w:rsidRPr="00145984">
          <w:rPr>
            <w:rFonts w:asciiTheme="minorHAnsi" w:hAnsiTheme="minorHAnsi" w:cstheme="minorHAnsi"/>
            <w:color w:val="000000"/>
            <w:sz w:val="22"/>
            <w:szCs w:val="22"/>
            <w:rPrChange w:id="735" w:author="Naomi Nash" w:date="2022-05-01T22:21:00Z">
              <w:rPr>
                <w:rFonts w:ascii="Arial" w:hAnsi="Arial" w:cs="Arial"/>
                <w:color w:val="000000"/>
                <w:sz w:val="22"/>
                <w:szCs w:val="22"/>
              </w:rPr>
            </w:rPrChange>
          </w:rPr>
          <w:t xml:space="preserve"> Gap</w:t>
        </w:r>
        <w:r w:rsidR="00CD0A63" w:rsidRPr="00145984">
          <w:rPr>
            <w:rFonts w:asciiTheme="minorHAnsi" w:hAnsiTheme="minorHAnsi" w:cstheme="minorHAnsi"/>
            <w:color w:val="000000"/>
            <w:sz w:val="22"/>
            <w:szCs w:val="22"/>
            <w:rPrChange w:id="736" w:author="Naomi Nash" w:date="2022-05-01T22:21:00Z">
              <w:rPr>
                <w:rFonts w:ascii="Arial" w:hAnsi="Arial" w:cs="Arial"/>
                <w:color w:val="000000"/>
                <w:sz w:val="22"/>
                <w:szCs w:val="22"/>
              </w:rPr>
            </w:rPrChange>
          </w:rPr>
          <w:t xml:space="preserve">, and H&amp;M. </w:t>
        </w:r>
        <w:r w:rsidR="00D0283B" w:rsidRPr="00145984">
          <w:rPr>
            <w:rFonts w:asciiTheme="minorHAnsi" w:hAnsiTheme="minorHAnsi" w:cstheme="minorHAnsi"/>
            <w:color w:val="000000"/>
            <w:sz w:val="22"/>
            <w:szCs w:val="22"/>
            <w:rPrChange w:id="737" w:author="Naomi Nash" w:date="2022-05-01T22:21:00Z">
              <w:rPr>
                <w:rFonts w:ascii="Arial" w:hAnsi="Arial" w:cs="Arial"/>
                <w:color w:val="000000"/>
                <w:sz w:val="22"/>
                <w:szCs w:val="22"/>
              </w:rPr>
            </w:rPrChange>
          </w:rPr>
          <w:t>Through feedback of interest</w:t>
        </w:r>
      </w:ins>
      <w:ins w:id="738" w:author="Naomi Nash" w:date="2022-05-01T16:24:00Z">
        <w:r w:rsidR="00D0283B" w:rsidRPr="00145984">
          <w:rPr>
            <w:rFonts w:asciiTheme="minorHAnsi" w:hAnsiTheme="minorHAnsi" w:cstheme="minorHAnsi"/>
            <w:color w:val="000000"/>
            <w:sz w:val="22"/>
            <w:szCs w:val="22"/>
            <w:rPrChange w:id="739" w:author="Naomi Nash" w:date="2022-05-01T22:21:00Z">
              <w:rPr>
                <w:rFonts w:ascii="Arial" w:hAnsi="Arial" w:cs="Arial"/>
                <w:color w:val="000000"/>
                <w:sz w:val="22"/>
                <w:szCs w:val="22"/>
              </w:rPr>
            </w:rPrChange>
          </w:rPr>
          <w:t xml:space="preserve"> gathered by outreach online and in person, it will be expected that users of DripCards will include people who are interested in trying to build their own style, blue-collar workers</w:t>
        </w:r>
      </w:ins>
      <w:ins w:id="740" w:author="Naomi Nash" w:date="2022-05-01T16:25:00Z">
        <w:r w:rsidR="00D0283B" w:rsidRPr="00145984">
          <w:rPr>
            <w:rFonts w:asciiTheme="minorHAnsi" w:hAnsiTheme="minorHAnsi" w:cstheme="minorHAnsi"/>
            <w:color w:val="000000"/>
            <w:sz w:val="22"/>
            <w:szCs w:val="22"/>
            <w:rPrChange w:id="741" w:author="Naomi Nash" w:date="2022-05-01T22:21:00Z">
              <w:rPr>
                <w:rFonts w:ascii="Arial" w:hAnsi="Arial" w:cs="Arial"/>
                <w:color w:val="000000"/>
                <w:sz w:val="22"/>
                <w:szCs w:val="22"/>
              </w:rPr>
            </w:rPrChange>
          </w:rPr>
          <w:t>/full-time students</w:t>
        </w:r>
      </w:ins>
      <w:ins w:id="742" w:author="Naomi Nash" w:date="2022-05-01T16:24:00Z">
        <w:r w:rsidR="00D0283B" w:rsidRPr="00145984">
          <w:rPr>
            <w:rFonts w:asciiTheme="minorHAnsi" w:hAnsiTheme="minorHAnsi" w:cstheme="minorHAnsi"/>
            <w:color w:val="000000"/>
            <w:sz w:val="22"/>
            <w:szCs w:val="22"/>
            <w:rPrChange w:id="743" w:author="Naomi Nash" w:date="2022-05-01T22:21:00Z">
              <w:rPr>
                <w:rFonts w:ascii="Arial" w:hAnsi="Arial" w:cs="Arial"/>
                <w:color w:val="000000"/>
                <w:sz w:val="22"/>
                <w:szCs w:val="22"/>
              </w:rPr>
            </w:rPrChange>
          </w:rPr>
          <w:t xml:space="preserve"> who do not have much tim</w:t>
        </w:r>
      </w:ins>
      <w:ins w:id="744" w:author="Naomi Nash" w:date="2022-05-01T16:25:00Z">
        <w:r w:rsidR="00D0283B" w:rsidRPr="00145984">
          <w:rPr>
            <w:rFonts w:asciiTheme="minorHAnsi" w:hAnsiTheme="minorHAnsi" w:cstheme="minorHAnsi"/>
            <w:color w:val="000000"/>
            <w:sz w:val="22"/>
            <w:szCs w:val="22"/>
            <w:rPrChange w:id="745" w:author="Naomi Nash" w:date="2022-05-01T22:21:00Z">
              <w:rPr>
                <w:rFonts w:ascii="Arial" w:hAnsi="Arial" w:cs="Arial"/>
                <w:color w:val="000000"/>
                <w:sz w:val="22"/>
                <w:szCs w:val="22"/>
              </w:rPr>
            </w:rPrChange>
          </w:rPr>
          <w:t xml:space="preserve">e in the mornings </w:t>
        </w:r>
        <w:r w:rsidR="00D0283B" w:rsidRPr="00145984">
          <w:rPr>
            <w:rFonts w:asciiTheme="minorHAnsi" w:hAnsiTheme="minorHAnsi" w:cstheme="minorHAnsi"/>
            <w:color w:val="000000"/>
            <w:sz w:val="22"/>
            <w:szCs w:val="22"/>
            <w:rPrChange w:id="746" w:author="Naomi Nash" w:date="2022-05-01T22:21:00Z">
              <w:rPr>
                <w:rFonts w:ascii="Arial" w:hAnsi="Arial" w:cs="Arial"/>
                <w:color w:val="000000"/>
                <w:sz w:val="22"/>
                <w:szCs w:val="22"/>
              </w:rPr>
            </w:rPrChange>
          </w:rPr>
          <w:lastRenderedPageBreak/>
          <w:t xml:space="preserve">to plan their outfits, and online social influencers from </w:t>
        </w:r>
      </w:ins>
      <w:ins w:id="747" w:author="Naomi Nash" w:date="2022-05-01T16:26:00Z">
        <w:r w:rsidR="00B86E79" w:rsidRPr="00145984">
          <w:rPr>
            <w:rFonts w:asciiTheme="minorHAnsi" w:hAnsiTheme="minorHAnsi" w:cstheme="minorHAnsi"/>
            <w:color w:val="000000"/>
            <w:sz w:val="22"/>
            <w:szCs w:val="22"/>
            <w:rPrChange w:id="748" w:author="Naomi Nash" w:date="2022-05-01T22:21:00Z">
              <w:rPr>
                <w:rFonts w:ascii="Arial" w:hAnsi="Arial" w:cs="Arial"/>
                <w:color w:val="000000"/>
                <w:sz w:val="22"/>
                <w:szCs w:val="22"/>
              </w:rPr>
            </w:rPrChange>
          </w:rPr>
          <w:t>social media platforms</w:t>
        </w:r>
      </w:ins>
      <w:ins w:id="749" w:author="Naomi Nash" w:date="2022-05-01T16:25:00Z">
        <w:r w:rsidR="00D0283B" w:rsidRPr="00145984">
          <w:rPr>
            <w:rFonts w:asciiTheme="minorHAnsi" w:hAnsiTheme="minorHAnsi" w:cstheme="minorHAnsi"/>
            <w:color w:val="000000"/>
            <w:sz w:val="22"/>
            <w:szCs w:val="22"/>
            <w:rPrChange w:id="750" w:author="Naomi Nash" w:date="2022-05-01T22:21:00Z">
              <w:rPr>
                <w:rFonts w:ascii="Arial" w:hAnsi="Arial" w:cs="Arial"/>
                <w:color w:val="000000"/>
                <w:sz w:val="22"/>
                <w:szCs w:val="22"/>
              </w:rPr>
            </w:rPrChange>
          </w:rPr>
          <w:t xml:space="preserve"> such as You</w:t>
        </w:r>
        <w:r w:rsidR="00B86E79" w:rsidRPr="00145984">
          <w:rPr>
            <w:rFonts w:asciiTheme="minorHAnsi" w:hAnsiTheme="minorHAnsi" w:cstheme="minorHAnsi"/>
            <w:color w:val="000000"/>
            <w:sz w:val="22"/>
            <w:szCs w:val="22"/>
            <w:rPrChange w:id="751" w:author="Naomi Nash" w:date="2022-05-01T22:21:00Z">
              <w:rPr>
                <w:rFonts w:ascii="Arial" w:hAnsi="Arial" w:cs="Arial"/>
                <w:color w:val="000000"/>
                <w:sz w:val="22"/>
                <w:szCs w:val="22"/>
              </w:rPr>
            </w:rPrChange>
          </w:rPr>
          <w:t>Tube, Instagram, Twitt</w:t>
        </w:r>
      </w:ins>
      <w:ins w:id="752" w:author="Naomi Nash" w:date="2022-05-01T16:26:00Z">
        <w:r w:rsidR="00B86E79" w:rsidRPr="00145984">
          <w:rPr>
            <w:rFonts w:asciiTheme="minorHAnsi" w:hAnsiTheme="minorHAnsi" w:cstheme="minorHAnsi"/>
            <w:color w:val="000000"/>
            <w:sz w:val="22"/>
            <w:szCs w:val="22"/>
            <w:rPrChange w:id="753" w:author="Naomi Nash" w:date="2022-05-01T22:21:00Z">
              <w:rPr>
                <w:rFonts w:ascii="Arial" w:hAnsi="Arial" w:cs="Arial"/>
                <w:color w:val="000000"/>
                <w:sz w:val="22"/>
                <w:szCs w:val="22"/>
              </w:rPr>
            </w:rPrChange>
          </w:rPr>
          <w:t xml:space="preserve">er, and Pinterest. </w:t>
        </w:r>
      </w:ins>
      <w:ins w:id="754" w:author="Naomi Nash" w:date="2022-05-01T16:27:00Z">
        <w:r w:rsidR="00C91F44" w:rsidRPr="00145984">
          <w:rPr>
            <w:rFonts w:asciiTheme="minorHAnsi" w:hAnsiTheme="minorHAnsi" w:cstheme="minorHAnsi"/>
            <w:color w:val="000000"/>
            <w:sz w:val="22"/>
            <w:szCs w:val="22"/>
            <w:rPrChange w:id="755" w:author="Naomi Nash" w:date="2022-05-01T22:21:00Z">
              <w:rPr>
                <w:rFonts w:ascii="Arial" w:hAnsi="Arial" w:cs="Arial"/>
                <w:color w:val="000000"/>
                <w:sz w:val="22"/>
                <w:szCs w:val="22"/>
              </w:rPr>
            </w:rPrChange>
          </w:rPr>
          <w:t xml:space="preserve">Managers would be </w:t>
        </w:r>
      </w:ins>
      <w:ins w:id="756" w:author="Naomi Nash" w:date="2022-05-01T16:31:00Z">
        <w:r w:rsidR="009847EF" w:rsidRPr="00145984">
          <w:rPr>
            <w:rFonts w:asciiTheme="minorHAnsi" w:hAnsiTheme="minorHAnsi" w:cstheme="minorHAnsi"/>
            <w:color w:val="000000"/>
            <w:sz w:val="22"/>
            <w:szCs w:val="22"/>
            <w:rPrChange w:id="757" w:author="Naomi Nash" w:date="2022-05-01T22:21:00Z">
              <w:rPr>
                <w:rFonts w:ascii="Arial" w:hAnsi="Arial" w:cs="Arial"/>
                <w:color w:val="000000"/>
                <w:sz w:val="22"/>
                <w:szCs w:val="22"/>
              </w:rPr>
            </w:rPrChange>
          </w:rPr>
          <w:t xml:space="preserve">beneficial in </w:t>
        </w:r>
      </w:ins>
      <w:ins w:id="758" w:author="Naomi Nash" w:date="2022-05-01T16:32:00Z">
        <w:r w:rsidR="00B34D74" w:rsidRPr="00145984">
          <w:rPr>
            <w:rFonts w:asciiTheme="minorHAnsi" w:hAnsiTheme="minorHAnsi" w:cstheme="minorHAnsi"/>
            <w:color w:val="000000"/>
            <w:sz w:val="22"/>
            <w:szCs w:val="22"/>
            <w:rPrChange w:id="759" w:author="Naomi Nash" w:date="2022-05-01T22:21:00Z">
              <w:rPr>
                <w:rFonts w:ascii="Arial" w:hAnsi="Arial" w:cs="Arial"/>
                <w:color w:val="000000"/>
                <w:sz w:val="22"/>
                <w:szCs w:val="22"/>
              </w:rPr>
            </w:rPrChange>
          </w:rPr>
          <w:t xml:space="preserve">managing </w:t>
        </w:r>
        <w:r w:rsidR="0010610E" w:rsidRPr="00145984">
          <w:rPr>
            <w:rFonts w:asciiTheme="minorHAnsi" w:hAnsiTheme="minorHAnsi" w:cstheme="minorHAnsi"/>
            <w:color w:val="000000"/>
            <w:sz w:val="22"/>
            <w:szCs w:val="22"/>
            <w:rPrChange w:id="760" w:author="Naomi Nash" w:date="2022-05-01T22:21:00Z">
              <w:rPr>
                <w:rFonts w:ascii="Arial" w:hAnsi="Arial" w:cs="Arial"/>
                <w:color w:val="000000"/>
                <w:sz w:val="22"/>
                <w:szCs w:val="22"/>
              </w:rPr>
            </w:rPrChange>
          </w:rPr>
          <w:t xml:space="preserve">clothing brand </w:t>
        </w:r>
      </w:ins>
      <w:ins w:id="761" w:author="Naomi Nash" w:date="2022-05-01T16:33:00Z">
        <w:r w:rsidR="0010610E" w:rsidRPr="00145984">
          <w:rPr>
            <w:rFonts w:asciiTheme="minorHAnsi" w:hAnsiTheme="minorHAnsi" w:cstheme="minorHAnsi"/>
            <w:color w:val="000000"/>
            <w:sz w:val="22"/>
            <w:szCs w:val="22"/>
            <w:rPrChange w:id="762" w:author="Naomi Nash" w:date="2022-05-01T22:21:00Z">
              <w:rPr>
                <w:rFonts w:ascii="Arial" w:hAnsi="Arial" w:cs="Arial"/>
                <w:color w:val="000000"/>
                <w:sz w:val="22"/>
                <w:szCs w:val="22"/>
              </w:rPr>
            </w:rPrChange>
          </w:rPr>
          <w:t>sponsorships</w:t>
        </w:r>
      </w:ins>
      <w:ins w:id="763" w:author="Naomi Nash" w:date="2022-05-01T16:32:00Z">
        <w:r w:rsidR="0010610E" w:rsidRPr="00145984">
          <w:rPr>
            <w:rFonts w:asciiTheme="minorHAnsi" w:hAnsiTheme="minorHAnsi" w:cstheme="minorHAnsi"/>
            <w:color w:val="000000"/>
            <w:sz w:val="22"/>
            <w:szCs w:val="22"/>
            <w:rPrChange w:id="764" w:author="Naomi Nash" w:date="2022-05-01T22:21:00Z">
              <w:rPr>
                <w:rFonts w:ascii="Arial" w:hAnsi="Arial" w:cs="Arial"/>
                <w:color w:val="000000"/>
                <w:sz w:val="22"/>
                <w:szCs w:val="22"/>
              </w:rPr>
            </w:rPrChange>
          </w:rPr>
          <w:t xml:space="preserve"> and stakeholders as well as promoting the DripCards web application through ad management and promotional movements. </w:t>
        </w:r>
      </w:ins>
    </w:p>
    <w:p w14:paraId="024928C1" w14:textId="44232001" w:rsidR="00A7558E" w:rsidRPr="00145984" w:rsidRDefault="0008646B" w:rsidP="000C177C">
      <w:pPr>
        <w:pStyle w:val="NormalWeb"/>
        <w:spacing w:before="0" w:beforeAutospacing="0" w:after="0" w:afterAutospacing="0" w:line="480" w:lineRule="auto"/>
        <w:ind w:firstLine="720"/>
        <w:rPr>
          <w:ins w:id="765" w:author="Naomi Nash" w:date="2022-05-01T16:16:00Z"/>
          <w:rFonts w:asciiTheme="minorHAnsi" w:hAnsiTheme="minorHAnsi" w:cstheme="minorHAnsi"/>
          <w:color w:val="000000"/>
          <w:sz w:val="22"/>
          <w:szCs w:val="22"/>
          <w:rPrChange w:id="766" w:author="Naomi Nash" w:date="2022-05-01T22:21:00Z">
            <w:rPr>
              <w:ins w:id="767" w:author="Naomi Nash" w:date="2022-05-01T16:16:00Z"/>
              <w:rFonts w:ascii="Arial" w:hAnsi="Arial" w:cs="Arial"/>
              <w:color w:val="000000"/>
              <w:sz w:val="22"/>
              <w:szCs w:val="22"/>
            </w:rPr>
          </w:rPrChange>
        </w:rPr>
      </w:pPr>
      <w:ins w:id="768" w:author="Naomi Nash" w:date="2022-05-01T16:34:00Z">
        <w:r w:rsidRPr="00145984">
          <w:rPr>
            <w:rFonts w:asciiTheme="minorHAnsi" w:hAnsiTheme="minorHAnsi" w:cstheme="minorHAnsi"/>
            <w:color w:val="000000"/>
            <w:sz w:val="22"/>
            <w:szCs w:val="22"/>
            <w:rPrChange w:id="769" w:author="Naomi Nash" w:date="2022-05-01T22:21:00Z">
              <w:rPr>
                <w:rFonts w:ascii="Arial" w:hAnsi="Arial" w:cs="Arial"/>
                <w:color w:val="000000"/>
                <w:sz w:val="22"/>
                <w:szCs w:val="22"/>
              </w:rPr>
            </w:rPrChange>
          </w:rPr>
          <w:t>Some roles of people who will be interacting w</w:t>
        </w:r>
      </w:ins>
      <w:ins w:id="770" w:author="Naomi Nash" w:date="2022-05-01T16:35:00Z">
        <w:r w:rsidRPr="00145984">
          <w:rPr>
            <w:rFonts w:asciiTheme="minorHAnsi" w:hAnsiTheme="minorHAnsi" w:cstheme="minorHAnsi"/>
            <w:color w:val="000000"/>
            <w:sz w:val="22"/>
            <w:szCs w:val="22"/>
            <w:rPrChange w:id="771" w:author="Naomi Nash" w:date="2022-05-01T22:21:00Z">
              <w:rPr>
                <w:rFonts w:ascii="Arial" w:hAnsi="Arial" w:cs="Arial"/>
                <w:color w:val="000000"/>
                <w:sz w:val="22"/>
                <w:szCs w:val="22"/>
              </w:rPr>
            </w:rPrChange>
          </w:rPr>
          <w:t>ith the DripCards</w:t>
        </w:r>
      </w:ins>
      <w:ins w:id="772" w:author="Naomi Nash" w:date="2022-05-01T16:38:00Z">
        <w:r w:rsidR="00F06D07" w:rsidRPr="00145984">
          <w:rPr>
            <w:rFonts w:asciiTheme="minorHAnsi" w:hAnsiTheme="minorHAnsi" w:cstheme="minorHAnsi"/>
            <w:color w:val="000000"/>
            <w:sz w:val="22"/>
            <w:szCs w:val="22"/>
            <w:rPrChange w:id="773" w:author="Naomi Nash" w:date="2022-05-01T22:21:00Z">
              <w:rPr>
                <w:rFonts w:ascii="Arial" w:hAnsi="Arial" w:cs="Arial"/>
                <w:color w:val="000000"/>
                <w:sz w:val="22"/>
                <w:szCs w:val="22"/>
              </w:rPr>
            </w:rPrChange>
          </w:rPr>
          <w:t xml:space="preserve"> web</w:t>
        </w:r>
      </w:ins>
      <w:ins w:id="774" w:author="Naomi Nash" w:date="2022-05-01T16:35:00Z">
        <w:r w:rsidRPr="00145984">
          <w:rPr>
            <w:rFonts w:asciiTheme="minorHAnsi" w:hAnsiTheme="minorHAnsi" w:cstheme="minorHAnsi"/>
            <w:color w:val="000000"/>
            <w:sz w:val="22"/>
            <w:szCs w:val="22"/>
            <w:rPrChange w:id="775" w:author="Naomi Nash" w:date="2022-05-01T22:21:00Z">
              <w:rPr>
                <w:rFonts w:ascii="Arial" w:hAnsi="Arial" w:cs="Arial"/>
                <w:color w:val="000000"/>
                <w:sz w:val="22"/>
                <w:szCs w:val="22"/>
              </w:rPr>
            </w:rPrChange>
          </w:rPr>
          <w:t xml:space="preserve"> application</w:t>
        </w:r>
      </w:ins>
      <w:ins w:id="776" w:author="Naomi Nash" w:date="2022-05-01T16:38:00Z">
        <w:r w:rsidR="00F06D07" w:rsidRPr="00145984">
          <w:rPr>
            <w:rFonts w:asciiTheme="minorHAnsi" w:hAnsiTheme="minorHAnsi" w:cstheme="minorHAnsi"/>
            <w:color w:val="000000"/>
            <w:sz w:val="22"/>
            <w:szCs w:val="22"/>
            <w:rPrChange w:id="777" w:author="Naomi Nash" w:date="2022-05-01T22:21:00Z">
              <w:rPr>
                <w:rFonts w:ascii="Arial" w:hAnsi="Arial" w:cs="Arial"/>
                <w:color w:val="000000"/>
                <w:sz w:val="22"/>
                <w:szCs w:val="22"/>
              </w:rPr>
            </w:rPrChange>
          </w:rPr>
          <w:t xml:space="preserve"> the most</w:t>
        </w:r>
      </w:ins>
      <w:ins w:id="778" w:author="Naomi Nash" w:date="2022-05-01T16:35:00Z">
        <w:r w:rsidRPr="00145984">
          <w:rPr>
            <w:rFonts w:asciiTheme="minorHAnsi" w:hAnsiTheme="minorHAnsi" w:cstheme="minorHAnsi"/>
            <w:color w:val="000000"/>
            <w:sz w:val="22"/>
            <w:szCs w:val="22"/>
            <w:rPrChange w:id="779" w:author="Naomi Nash" w:date="2022-05-01T22:21:00Z">
              <w:rPr>
                <w:rFonts w:ascii="Arial" w:hAnsi="Arial" w:cs="Arial"/>
                <w:color w:val="000000"/>
                <w:sz w:val="22"/>
                <w:szCs w:val="22"/>
              </w:rPr>
            </w:rPrChange>
          </w:rPr>
          <w:t xml:space="preserve"> include</w:t>
        </w:r>
        <w:r w:rsidR="00CD5129" w:rsidRPr="00145984">
          <w:rPr>
            <w:rFonts w:asciiTheme="minorHAnsi" w:hAnsiTheme="minorHAnsi" w:cstheme="minorHAnsi"/>
            <w:color w:val="000000"/>
            <w:sz w:val="22"/>
            <w:szCs w:val="22"/>
            <w:rPrChange w:id="780" w:author="Naomi Nash" w:date="2022-05-01T22:21:00Z">
              <w:rPr>
                <w:rFonts w:ascii="Arial" w:hAnsi="Arial" w:cs="Arial"/>
                <w:color w:val="000000"/>
                <w:sz w:val="22"/>
                <w:szCs w:val="22"/>
              </w:rPr>
            </w:rPrChange>
          </w:rPr>
          <w:t xml:space="preserve">, as introduced previously, </w:t>
        </w:r>
      </w:ins>
      <w:ins w:id="781" w:author="Naomi Nash" w:date="2022-05-01T16:37:00Z">
        <w:r w:rsidR="000348E5" w:rsidRPr="00145984">
          <w:rPr>
            <w:rFonts w:asciiTheme="minorHAnsi" w:hAnsiTheme="minorHAnsi" w:cstheme="minorHAnsi"/>
            <w:color w:val="000000"/>
            <w:sz w:val="22"/>
            <w:szCs w:val="22"/>
            <w:rPrChange w:id="782" w:author="Naomi Nash" w:date="2022-05-01T22:21:00Z">
              <w:rPr>
                <w:rFonts w:ascii="Arial" w:hAnsi="Arial" w:cs="Arial"/>
                <w:color w:val="000000"/>
                <w:sz w:val="22"/>
                <w:szCs w:val="22"/>
              </w:rPr>
            </w:rPrChange>
          </w:rPr>
          <w:t>users with busy lives and little down time</w:t>
        </w:r>
      </w:ins>
      <w:ins w:id="783" w:author="Naomi Nash" w:date="2022-05-01T16:38:00Z">
        <w:r w:rsidR="00F06D07" w:rsidRPr="00145984">
          <w:rPr>
            <w:rFonts w:asciiTheme="minorHAnsi" w:hAnsiTheme="minorHAnsi" w:cstheme="minorHAnsi"/>
            <w:color w:val="000000"/>
            <w:sz w:val="22"/>
            <w:szCs w:val="22"/>
            <w:rPrChange w:id="784" w:author="Naomi Nash" w:date="2022-05-01T22:21:00Z">
              <w:rPr>
                <w:rFonts w:ascii="Arial" w:hAnsi="Arial" w:cs="Arial"/>
                <w:color w:val="000000"/>
                <w:sz w:val="22"/>
                <w:szCs w:val="22"/>
              </w:rPr>
            </w:rPrChange>
          </w:rPr>
          <w:t>, those who are looking to explore the world of fashion,</w:t>
        </w:r>
      </w:ins>
      <w:ins w:id="785" w:author="Naomi Nash" w:date="2022-05-01T16:37:00Z">
        <w:r w:rsidR="00F06D07" w:rsidRPr="00145984">
          <w:rPr>
            <w:rFonts w:asciiTheme="minorHAnsi" w:hAnsiTheme="minorHAnsi" w:cstheme="minorHAnsi"/>
            <w:color w:val="000000"/>
            <w:sz w:val="22"/>
            <w:szCs w:val="22"/>
            <w:rPrChange w:id="786" w:author="Naomi Nash" w:date="2022-05-01T22:21:00Z">
              <w:rPr>
                <w:rFonts w:ascii="Arial" w:hAnsi="Arial" w:cs="Arial"/>
                <w:color w:val="000000"/>
                <w:sz w:val="22"/>
                <w:szCs w:val="22"/>
              </w:rPr>
            </w:rPrChange>
          </w:rPr>
          <w:t xml:space="preserve"> and social </w:t>
        </w:r>
      </w:ins>
      <w:ins w:id="787" w:author="Naomi Nash" w:date="2022-05-01T16:38:00Z">
        <w:r w:rsidR="00F06D07" w:rsidRPr="00145984">
          <w:rPr>
            <w:rFonts w:asciiTheme="minorHAnsi" w:hAnsiTheme="minorHAnsi" w:cstheme="minorHAnsi"/>
            <w:color w:val="000000"/>
            <w:sz w:val="22"/>
            <w:szCs w:val="22"/>
            <w:rPrChange w:id="788" w:author="Naomi Nash" w:date="2022-05-01T22:21:00Z">
              <w:rPr>
                <w:rFonts w:ascii="Arial" w:hAnsi="Arial" w:cs="Arial"/>
                <w:color w:val="000000"/>
                <w:sz w:val="22"/>
                <w:szCs w:val="22"/>
              </w:rPr>
            </w:rPrChange>
          </w:rPr>
          <w:t>media influencers</w:t>
        </w:r>
      </w:ins>
      <w:ins w:id="789" w:author="Naomi Nash" w:date="2022-05-01T16:41:00Z">
        <w:r w:rsidR="005E15FF" w:rsidRPr="00145984">
          <w:rPr>
            <w:rFonts w:asciiTheme="minorHAnsi" w:hAnsiTheme="minorHAnsi" w:cstheme="minorHAnsi"/>
            <w:color w:val="000000"/>
            <w:sz w:val="22"/>
            <w:szCs w:val="22"/>
            <w:rPrChange w:id="790" w:author="Naomi Nash" w:date="2022-05-01T22:21:00Z">
              <w:rPr>
                <w:rFonts w:ascii="Arial" w:hAnsi="Arial" w:cs="Arial"/>
                <w:color w:val="000000"/>
                <w:sz w:val="22"/>
                <w:szCs w:val="22"/>
              </w:rPr>
            </w:rPrChange>
          </w:rPr>
          <w:t xml:space="preserve"> as well as the web application </w:t>
        </w:r>
        <w:r w:rsidR="00E24F96" w:rsidRPr="00145984">
          <w:rPr>
            <w:rFonts w:asciiTheme="minorHAnsi" w:hAnsiTheme="minorHAnsi" w:cstheme="minorHAnsi"/>
            <w:color w:val="000000"/>
            <w:sz w:val="22"/>
            <w:szCs w:val="22"/>
            <w:rPrChange w:id="791" w:author="Naomi Nash" w:date="2022-05-01T22:21:00Z">
              <w:rPr>
                <w:rFonts w:ascii="Arial" w:hAnsi="Arial" w:cs="Arial"/>
                <w:color w:val="000000"/>
                <w:sz w:val="22"/>
                <w:szCs w:val="22"/>
              </w:rPr>
            </w:rPrChange>
          </w:rPr>
          <w:t>developers</w:t>
        </w:r>
      </w:ins>
      <w:ins w:id="792" w:author="Naomi Nash" w:date="2022-05-01T16:38:00Z">
        <w:r w:rsidR="00F06D07" w:rsidRPr="00145984">
          <w:rPr>
            <w:rFonts w:asciiTheme="minorHAnsi" w:hAnsiTheme="minorHAnsi" w:cstheme="minorHAnsi"/>
            <w:color w:val="000000"/>
            <w:sz w:val="22"/>
            <w:szCs w:val="22"/>
            <w:rPrChange w:id="793" w:author="Naomi Nash" w:date="2022-05-01T22:21:00Z">
              <w:rPr>
                <w:rFonts w:ascii="Arial" w:hAnsi="Arial" w:cs="Arial"/>
                <w:color w:val="000000"/>
                <w:sz w:val="22"/>
                <w:szCs w:val="22"/>
              </w:rPr>
            </w:rPrChange>
          </w:rPr>
          <w:t xml:space="preserve">. </w:t>
        </w:r>
        <w:r w:rsidR="006D5B11" w:rsidRPr="00145984">
          <w:rPr>
            <w:rFonts w:asciiTheme="minorHAnsi" w:hAnsiTheme="minorHAnsi" w:cstheme="minorHAnsi"/>
            <w:color w:val="000000"/>
            <w:sz w:val="22"/>
            <w:szCs w:val="22"/>
            <w:rPrChange w:id="794" w:author="Naomi Nash" w:date="2022-05-01T22:21:00Z">
              <w:rPr>
                <w:rFonts w:ascii="Arial" w:hAnsi="Arial" w:cs="Arial"/>
                <w:color w:val="000000"/>
                <w:sz w:val="22"/>
                <w:szCs w:val="22"/>
              </w:rPr>
            </w:rPrChange>
          </w:rPr>
          <w:t xml:space="preserve">Each of </w:t>
        </w:r>
      </w:ins>
      <w:ins w:id="795" w:author="Naomi Nash" w:date="2022-05-01T16:41:00Z">
        <w:r w:rsidR="00E24F96" w:rsidRPr="00145984">
          <w:rPr>
            <w:rFonts w:asciiTheme="minorHAnsi" w:hAnsiTheme="minorHAnsi" w:cstheme="minorHAnsi"/>
            <w:color w:val="000000"/>
            <w:sz w:val="22"/>
            <w:szCs w:val="22"/>
            <w:rPrChange w:id="796" w:author="Naomi Nash" w:date="2022-05-01T22:21:00Z">
              <w:rPr>
                <w:rFonts w:ascii="Arial" w:hAnsi="Arial" w:cs="Arial"/>
                <w:color w:val="000000"/>
                <w:sz w:val="22"/>
                <w:szCs w:val="22"/>
              </w:rPr>
            </w:rPrChange>
          </w:rPr>
          <w:t xml:space="preserve">the user roles would be participatory as they are simply using the </w:t>
        </w:r>
        <w:r w:rsidR="007D4D67" w:rsidRPr="00145984">
          <w:rPr>
            <w:rFonts w:asciiTheme="minorHAnsi" w:hAnsiTheme="minorHAnsi" w:cstheme="minorHAnsi"/>
            <w:color w:val="000000"/>
            <w:sz w:val="22"/>
            <w:szCs w:val="22"/>
            <w:rPrChange w:id="797" w:author="Naomi Nash" w:date="2022-05-01T22:21:00Z">
              <w:rPr>
                <w:rFonts w:ascii="Arial" w:hAnsi="Arial" w:cs="Arial"/>
                <w:color w:val="000000"/>
                <w:sz w:val="22"/>
                <w:szCs w:val="22"/>
              </w:rPr>
            </w:rPrChange>
          </w:rPr>
          <w:t>web application in its complete f</w:t>
        </w:r>
      </w:ins>
      <w:ins w:id="798" w:author="Naomi Nash" w:date="2022-05-01T16:42:00Z">
        <w:r w:rsidR="007D4D67" w:rsidRPr="00145984">
          <w:rPr>
            <w:rFonts w:asciiTheme="minorHAnsi" w:hAnsiTheme="minorHAnsi" w:cstheme="minorHAnsi"/>
            <w:color w:val="000000"/>
            <w:sz w:val="22"/>
            <w:szCs w:val="22"/>
            <w:rPrChange w:id="799" w:author="Naomi Nash" w:date="2022-05-01T22:21:00Z">
              <w:rPr>
                <w:rFonts w:ascii="Arial" w:hAnsi="Arial" w:cs="Arial"/>
                <w:color w:val="000000"/>
                <w:sz w:val="22"/>
                <w:szCs w:val="22"/>
              </w:rPr>
            </w:rPrChange>
          </w:rPr>
          <w:t xml:space="preserve">unctionality, while the web application developers would be initiatory as they are the ones creating the application. For the addition of stakeholders and sponsorships, these would be </w:t>
        </w:r>
      </w:ins>
      <w:ins w:id="800" w:author="Naomi Nash" w:date="2022-05-01T16:43:00Z">
        <w:r w:rsidR="009568B9" w:rsidRPr="00145984">
          <w:rPr>
            <w:rFonts w:asciiTheme="minorHAnsi" w:hAnsiTheme="minorHAnsi" w:cstheme="minorHAnsi"/>
            <w:color w:val="000000"/>
            <w:sz w:val="22"/>
            <w:szCs w:val="22"/>
            <w:rPrChange w:id="801" w:author="Naomi Nash" w:date="2022-05-01T22:21:00Z">
              <w:rPr>
                <w:rFonts w:ascii="Arial" w:hAnsi="Arial" w:cs="Arial"/>
                <w:color w:val="000000"/>
                <w:sz w:val="22"/>
                <w:szCs w:val="22"/>
              </w:rPr>
            </w:rPrChange>
          </w:rPr>
          <w:t>initiatory</w:t>
        </w:r>
      </w:ins>
      <w:ins w:id="802" w:author="Naomi Nash" w:date="2022-05-01T16:42:00Z">
        <w:r w:rsidR="007D4D67" w:rsidRPr="00145984">
          <w:rPr>
            <w:rFonts w:asciiTheme="minorHAnsi" w:hAnsiTheme="minorHAnsi" w:cstheme="minorHAnsi"/>
            <w:color w:val="000000"/>
            <w:sz w:val="22"/>
            <w:szCs w:val="22"/>
            <w:rPrChange w:id="803" w:author="Naomi Nash" w:date="2022-05-01T22:21:00Z">
              <w:rPr>
                <w:rFonts w:ascii="Arial" w:hAnsi="Arial" w:cs="Arial"/>
                <w:color w:val="000000"/>
                <w:sz w:val="22"/>
                <w:szCs w:val="22"/>
              </w:rPr>
            </w:rPrChange>
          </w:rPr>
          <w:t xml:space="preserve"> and </w:t>
        </w:r>
        <w:r w:rsidR="00745ECA" w:rsidRPr="00145984">
          <w:rPr>
            <w:rFonts w:asciiTheme="minorHAnsi" w:hAnsiTheme="minorHAnsi" w:cstheme="minorHAnsi"/>
            <w:color w:val="000000"/>
            <w:sz w:val="22"/>
            <w:szCs w:val="22"/>
            <w:rPrChange w:id="804" w:author="Naomi Nash" w:date="2022-05-01T22:21:00Z">
              <w:rPr>
                <w:rFonts w:ascii="Arial" w:hAnsi="Arial" w:cs="Arial"/>
                <w:color w:val="000000"/>
                <w:sz w:val="22"/>
                <w:szCs w:val="22"/>
              </w:rPr>
            </w:rPrChange>
          </w:rPr>
          <w:t>participatory as they would help in the development and creation of the we</w:t>
        </w:r>
      </w:ins>
      <w:ins w:id="805" w:author="Naomi Nash" w:date="2022-05-01T16:43:00Z">
        <w:r w:rsidR="00745ECA" w:rsidRPr="00145984">
          <w:rPr>
            <w:rFonts w:asciiTheme="minorHAnsi" w:hAnsiTheme="minorHAnsi" w:cstheme="minorHAnsi"/>
            <w:color w:val="000000"/>
            <w:sz w:val="22"/>
            <w:szCs w:val="22"/>
            <w:rPrChange w:id="806" w:author="Naomi Nash" w:date="2022-05-01T22:21:00Z">
              <w:rPr>
                <w:rFonts w:ascii="Arial" w:hAnsi="Arial" w:cs="Arial"/>
                <w:color w:val="000000"/>
                <w:sz w:val="22"/>
                <w:szCs w:val="22"/>
              </w:rPr>
            </w:rPrChange>
          </w:rPr>
          <w:t xml:space="preserve">b application as well as participating in the fully functional web app through </w:t>
        </w:r>
        <w:r w:rsidR="00D65420" w:rsidRPr="00145984">
          <w:rPr>
            <w:rFonts w:asciiTheme="minorHAnsi" w:hAnsiTheme="minorHAnsi" w:cstheme="minorHAnsi"/>
            <w:color w:val="000000"/>
            <w:sz w:val="22"/>
            <w:szCs w:val="22"/>
            <w:rPrChange w:id="807" w:author="Naomi Nash" w:date="2022-05-01T22:21:00Z">
              <w:rPr>
                <w:rFonts w:ascii="Arial" w:hAnsi="Arial" w:cs="Arial"/>
                <w:color w:val="000000"/>
                <w:sz w:val="22"/>
                <w:szCs w:val="22"/>
              </w:rPr>
            </w:rPrChange>
          </w:rPr>
          <w:t xml:space="preserve">in app ads and </w:t>
        </w:r>
      </w:ins>
      <w:ins w:id="808" w:author="Naomi Nash" w:date="2022-05-01T20:24:00Z">
        <w:r w:rsidR="00184836" w:rsidRPr="00145984">
          <w:rPr>
            <w:rFonts w:asciiTheme="minorHAnsi" w:hAnsiTheme="minorHAnsi" w:cstheme="minorHAnsi"/>
            <w:color w:val="000000"/>
            <w:sz w:val="22"/>
            <w:szCs w:val="22"/>
            <w:rPrChange w:id="809" w:author="Naomi Nash" w:date="2022-05-01T22:21:00Z">
              <w:rPr>
                <w:rFonts w:ascii="Arial" w:hAnsi="Arial" w:cs="Arial"/>
                <w:color w:val="000000"/>
                <w:sz w:val="22"/>
                <w:szCs w:val="22"/>
              </w:rPr>
            </w:rPrChange>
          </w:rPr>
          <w:t>Outfit Card</w:t>
        </w:r>
      </w:ins>
      <w:ins w:id="810" w:author="Naomi Nash" w:date="2022-05-01T16:44:00Z">
        <w:r w:rsidR="00D65420" w:rsidRPr="00145984">
          <w:rPr>
            <w:rFonts w:asciiTheme="minorHAnsi" w:hAnsiTheme="minorHAnsi" w:cstheme="minorHAnsi"/>
            <w:color w:val="000000"/>
            <w:sz w:val="22"/>
            <w:szCs w:val="22"/>
            <w:rPrChange w:id="811" w:author="Naomi Nash" w:date="2022-05-01T22:21:00Z">
              <w:rPr>
                <w:rFonts w:ascii="Arial" w:hAnsi="Arial" w:cs="Arial"/>
                <w:color w:val="000000"/>
                <w:sz w:val="22"/>
                <w:szCs w:val="22"/>
              </w:rPr>
            </w:rPrChange>
          </w:rPr>
          <w:t xml:space="preserve"> theme challenges. </w:t>
        </w:r>
      </w:ins>
    </w:p>
    <w:p w14:paraId="1111D62B" w14:textId="021A23C1" w:rsidR="00D33684" w:rsidRPr="00145984" w:rsidRDefault="00AC476D">
      <w:pPr>
        <w:pStyle w:val="NormalWeb"/>
        <w:spacing w:before="0" w:beforeAutospacing="0" w:after="0" w:afterAutospacing="0" w:line="480" w:lineRule="auto"/>
        <w:ind w:firstLine="720"/>
        <w:rPr>
          <w:ins w:id="812" w:author="Naomi Nash" w:date="2022-05-01T15:59:00Z"/>
          <w:rFonts w:asciiTheme="minorHAnsi" w:hAnsiTheme="minorHAnsi" w:cstheme="minorHAnsi"/>
          <w:color w:val="000000"/>
          <w:sz w:val="22"/>
          <w:szCs w:val="22"/>
          <w:rPrChange w:id="813" w:author="Naomi Nash" w:date="2022-05-01T22:21:00Z">
            <w:rPr>
              <w:ins w:id="814" w:author="Naomi Nash" w:date="2022-05-01T15:59:00Z"/>
            </w:rPr>
          </w:rPrChange>
        </w:rPr>
        <w:pPrChange w:id="815" w:author="Naomi Nash" w:date="2022-05-01T16:22:00Z">
          <w:pPr>
            <w:pStyle w:val="NormalWeb"/>
            <w:spacing w:before="0" w:beforeAutospacing="0" w:after="0" w:afterAutospacing="0"/>
          </w:pPr>
        </w:pPrChange>
      </w:pPr>
      <w:ins w:id="816" w:author="Naomi Nash" w:date="2022-05-01T16:44:00Z">
        <w:r w:rsidRPr="00145984">
          <w:rPr>
            <w:rFonts w:asciiTheme="minorHAnsi" w:hAnsiTheme="minorHAnsi" w:cstheme="minorHAnsi"/>
            <w:color w:val="000000"/>
            <w:sz w:val="22"/>
            <w:szCs w:val="22"/>
            <w:rPrChange w:id="817" w:author="Naomi Nash" w:date="2022-05-01T22:21:00Z">
              <w:rPr>
                <w:rFonts w:ascii="Arial" w:hAnsi="Arial" w:cs="Arial"/>
                <w:color w:val="000000"/>
                <w:sz w:val="22"/>
                <w:szCs w:val="22"/>
              </w:rPr>
            </w:rPrChange>
          </w:rPr>
          <w:t>DripCards will be a wonderful application enjoyed by all who are interested in outfit</w:t>
        </w:r>
        <w:r w:rsidR="00A34807" w:rsidRPr="00145984">
          <w:rPr>
            <w:rFonts w:asciiTheme="minorHAnsi" w:hAnsiTheme="minorHAnsi" w:cstheme="minorHAnsi"/>
            <w:color w:val="000000"/>
            <w:sz w:val="22"/>
            <w:szCs w:val="22"/>
            <w:rPrChange w:id="818" w:author="Naomi Nash" w:date="2022-05-01T22:21:00Z">
              <w:rPr>
                <w:rFonts w:ascii="Arial" w:hAnsi="Arial" w:cs="Arial"/>
                <w:color w:val="000000"/>
                <w:sz w:val="22"/>
                <w:szCs w:val="22"/>
              </w:rPr>
            </w:rPrChange>
          </w:rPr>
          <w:t>s, clothing brands, and the over</w:t>
        </w:r>
      </w:ins>
      <w:ins w:id="819" w:author="Naomi Nash" w:date="2022-05-01T16:45:00Z">
        <w:r w:rsidR="00A34807" w:rsidRPr="00145984">
          <w:rPr>
            <w:rFonts w:asciiTheme="minorHAnsi" w:hAnsiTheme="minorHAnsi" w:cstheme="minorHAnsi"/>
            <w:color w:val="000000"/>
            <w:sz w:val="22"/>
            <w:szCs w:val="22"/>
            <w:rPrChange w:id="820" w:author="Naomi Nash" w:date="2022-05-01T22:21:00Z">
              <w:rPr>
                <w:rFonts w:ascii="Arial" w:hAnsi="Arial" w:cs="Arial"/>
                <w:color w:val="000000"/>
                <w:sz w:val="22"/>
                <w:szCs w:val="22"/>
              </w:rPr>
            </w:rPrChange>
          </w:rPr>
          <w:t xml:space="preserve">all world of fashion. From making every day just a bit easier to putting </w:t>
        </w:r>
        <w:r w:rsidR="00131BDF" w:rsidRPr="00145984">
          <w:rPr>
            <w:rFonts w:asciiTheme="minorHAnsi" w:hAnsiTheme="minorHAnsi" w:cstheme="minorHAnsi"/>
            <w:color w:val="000000"/>
            <w:sz w:val="22"/>
            <w:szCs w:val="22"/>
            <w:rPrChange w:id="821" w:author="Naomi Nash" w:date="2022-05-01T22:21:00Z">
              <w:rPr>
                <w:rFonts w:ascii="Arial" w:hAnsi="Arial" w:cs="Arial"/>
                <w:color w:val="000000"/>
                <w:sz w:val="22"/>
                <w:szCs w:val="22"/>
              </w:rPr>
            </w:rPrChange>
          </w:rPr>
          <w:t xml:space="preserve">a new fashion sense out to the world, this web application will be a definite game changer to all who use it. </w:t>
        </w:r>
      </w:ins>
      <w:ins w:id="822" w:author="Naomi Nash" w:date="2022-05-01T15:59:00Z">
        <w:r w:rsidR="000C177C" w:rsidRPr="00145984">
          <w:rPr>
            <w:rFonts w:asciiTheme="minorHAnsi" w:hAnsiTheme="minorHAnsi" w:cstheme="minorHAnsi"/>
            <w:color w:val="000000"/>
            <w:sz w:val="22"/>
            <w:szCs w:val="22"/>
            <w:rPrChange w:id="823" w:author="Naomi Nash" w:date="2022-05-01T22:21:00Z">
              <w:rPr>
                <w:rFonts w:ascii="Arial" w:hAnsi="Arial" w:cs="Arial"/>
                <w:color w:val="000000"/>
                <w:sz w:val="22"/>
                <w:szCs w:val="22"/>
              </w:rPr>
            </w:rPrChange>
          </w:rPr>
          <w:t>All in all, this w</w:t>
        </w:r>
      </w:ins>
      <w:ins w:id="824" w:author="Naomi Nash" w:date="2022-05-01T16:10:00Z">
        <w:r w:rsidR="00D40EFA" w:rsidRPr="00145984">
          <w:rPr>
            <w:rFonts w:asciiTheme="minorHAnsi" w:hAnsiTheme="minorHAnsi" w:cstheme="minorHAnsi"/>
            <w:color w:val="000000"/>
            <w:sz w:val="22"/>
            <w:szCs w:val="22"/>
            <w:rPrChange w:id="825" w:author="Naomi Nash" w:date="2022-05-01T22:21:00Z">
              <w:rPr>
                <w:rFonts w:ascii="Arial" w:hAnsi="Arial" w:cs="Arial"/>
                <w:color w:val="000000"/>
                <w:sz w:val="22"/>
                <w:szCs w:val="22"/>
              </w:rPr>
            </w:rPrChange>
          </w:rPr>
          <w:t>ill</w:t>
        </w:r>
      </w:ins>
      <w:ins w:id="826" w:author="Naomi Nash" w:date="2022-05-01T15:59:00Z">
        <w:r w:rsidR="000C177C" w:rsidRPr="00145984">
          <w:rPr>
            <w:rFonts w:asciiTheme="minorHAnsi" w:hAnsiTheme="minorHAnsi" w:cstheme="minorHAnsi"/>
            <w:color w:val="000000"/>
            <w:sz w:val="22"/>
            <w:szCs w:val="22"/>
            <w:rPrChange w:id="827" w:author="Naomi Nash" w:date="2022-05-01T22:21:00Z">
              <w:rPr>
                <w:rFonts w:ascii="Arial" w:hAnsi="Arial" w:cs="Arial"/>
                <w:color w:val="000000"/>
                <w:sz w:val="22"/>
                <w:szCs w:val="22"/>
              </w:rPr>
            </w:rPrChange>
          </w:rPr>
          <w:t xml:space="preserve"> be a breakthrough in the fashion industry.</w:t>
        </w:r>
      </w:ins>
    </w:p>
    <w:p w14:paraId="0ACE13A8" w14:textId="77777777" w:rsidR="00C7470F" w:rsidRPr="00145984" w:rsidRDefault="00C7470F" w:rsidP="0017570D">
      <w:pPr>
        <w:rPr>
          <w:ins w:id="828" w:author="Naomi Nash" w:date="2022-04-29T22:40:00Z"/>
          <w:rFonts w:cstheme="minorHAnsi"/>
        </w:rPr>
      </w:pPr>
    </w:p>
    <w:p w14:paraId="0F115DBA" w14:textId="77777777" w:rsidR="00BD0274" w:rsidRPr="00145984" w:rsidDel="000C177C" w:rsidRDefault="00C7470F" w:rsidP="003C2DFE">
      <w:pPr>
        <w:pStyle w:val="NormalWeb"/>
        <w:spacing w:before="0" w:beforeAutospacing="0" w:after="0" w:afterAutospacing="0"/>
        <w:divId w:val="572666982"/>
        <w:rPr>
          <w:ins w:id="829" w:author="Daria Pacheco" w:date="2022-05-01T15:51:00Z"/>
          <w:del w:id="830" w:author="Naomi Nash" w:date="2022-05-01T15:59:00Z"/>
          <w:rFonts w:asciiTheme="minorHAnsi" w:hAnsiTheme="minorHAnsi" w:cstheme="minorHAnsi"/>
          <w:rPrChange w:id="831" w:author="Naomi Nash" w:date="2022-05-01T22:21:00Z">
            <w:rPr>
              <w:ins w:id="832" w:author="Daria Pacheco" w:date="2022-05-01T15:51:00Z"/>
              <w:del w:id="833" w:author="Naomi Nash" w:date="2022-05-01T15:59:00Z"/>
            </w:rPr>
          </w:rPrChange>
        </w:rPr>
      </w:pPr>
      <w:ins w:id="834" w:author="Naomi Nash" w:date="2022-04-29T22:41:00Z">
        <w:r w:rsidRPr="00145984">
          <w:rPr>
            <w:rFonts w:asciiTheme="minorHAnsi" w:hAnsiTheme="minorHAnsi" w:cstheme="minorHAnsi"/>
            <w:rPrChange w:id="835" w:author="Naomi Nash" w:date="2022-05-01T22:21:00Z">
              <w:rPr/>
            </w:rPrChange>
          </w:rPr>
          <w:br w:type="page"/>
        </w:r>
      </w:ins>
      <w:ins w:id="836" w:author="Daria Pacheco" w:date="2022-05-01T15:51:00Z">
        <w:del w:id="837" w:author="Naomi Nash" w:date="2022-05-01T15:59:00Z">
          <w:r w:rsidR="00BD0274" w:rsidRPr="00145984" w:rsidDel="000C177C">
            <w:rPr>
              <w:rFonts w:asciiTheme="minorHAnsi" w:hAnsiTheme="minorHAnsi" w:cstheme="minorHAnsi"/>
              <w:color w:val="000000"/>
              <w:rPrChange w:id="838" w:author="Naomi Nash" w:date="2022-05-01T22:21:00Z">
                <w:rPr>
                  <w:rFonts w:ascii="Arial" w:hAnsi="Arial" w:cs="Arial"/>
                  <w:color w:val="000000"/>
                  <w:sz w:val="22"/>
                  <w:szCs w:val="22"/>
                </w:rPr>
              </w:rPrChange>
            </w:rPr>
            <w:lastRenderedPageBreak/>
            <w:delText>How much easier can life become? Thankful for the technology in today’s world and all the ways it facilitates just about everything we do, there are still so many more possibilities. Though many individuals do not find it feasible that computer software can improve and perhaps elevate their syles and sharpen their image, this application will do just that. It can coordinate the user’s clothing as well as allowing them to buy, borrow, lend and donate. Imagine all the exceptional combinations and trend setters this software can discover. With the world so fashion conscious the Drip Card method enhances the user’s capabilities to keep up with the times and with what is trending. This application also allows for the users to communicate and comment.</w:delText>
          </w:r>
        </w:del>
      </w:ins>
    </w:p>
    <w:p w14:paraId="28456078" w14:textId="77777777" w:rsidR="00BD0274" w:rsidRPr="002C4247" w:rsidDel="000C177C" w:rsidRDefault="00BD0274">
      <w:pPr>
        <w:pStyle w:val="NormalWeb"/>
        <w:spacing w:before="0" w:beforeAutospacing="0" w:after="0" w:afterAutospacing="0"/>
        <w:divId w:val="572666982"/>
        <w:rPr>
          <w:ins w:id="839" w:author="Daria Pacheco" w:date="2022-05-01T15:51:00Z"/>
          <w:del w:id="840" w:author="Naomi Nash" w:date="2022-05-01T15:59:00Z"/>
          <w:rFonts w:eastAsia="Times New Roman" w:cstheme="minorHAnsi"/>
        </w:rPr>
        <w:pPrChange w:id="841" w:author="Naomi Nash" w:date="2022-05-01T15:59:00Z">
          <w:pPr>
            <w:divId w:val="572666982"/>
          </w:pPr>
        </w:pPrChange>
      </w:pPr>
    </w:p>
    <w:p w14:paraId="0892A268" w14:textId="77777777" w:rsidR="00BD0274" w:rsidRPr="00145984" w:rsidDel="000C177C" w:rsidRDefault="00BD0274" w:rsidP="000C177C">
      <w:pPr>
        <w:pStyle w:val="NormalWeb"/>
        <w:spacing w:before="0" w:beforeAutospacing="0" w:after="0" w:afterAutospacing="0"/>
        <w:divId w:val="572666982"/>
        <w:rPr>
          <w:ins w:id="842" w:author="Daria Pacheco" w:date="2022-05-01T15:51:00Z"/>
          <w:del w:id="843" w:author="Naomi Nash" w:date="2022-05-01T15:59:00Z"/>
          <w:rFonts w:asciiTheme="minorHAnsi" w:hAnsiTheme="minorHAnsi" w:cstheme="minorHAnsi"/>
          <w:rPrChange w:id="844" w:author="Naomi Nash" w:date="2022-05-01T22:21:00Z">
            <w:rPr>
              <w:ins w:id="845" w:author="Daria Pacheco" w:date="2022-05-01T15:51:00Z"/>
              <w:del w:id="846" w:author="Naomi Nash" w:date="2022-05-01T15:59:00Z"/>
            </w:rPr>
          </w:rPrChange>
        </w:rPr>
      </w:pPr>
      <w:ins w:id="847" w:author="Daria Pacheco" w:date="2022-05-01T15:51:00Z">
        <w:del w:id="848" w:author="Naomi Nash" w:date="2022-05-01T15:59:00Z">
          <w:r w:rsidRPr="00145984" w:rsidDel="000C177C">
            <w:rPr>
              <w:rFonts w:asciiTheme="minorHAnsi" w:hAnsiTheme="minorHAnsi" w:cstheme="minorHAnsi"/>
              <w:color w:val="000000"/>
              <w:rPrChange w:id="849" w:author="Naomi Nash" w:date="2022-05-01T22:21:00Z">
                <w:rPr>
                  <w:rFonts w:ascii="Arial" w:hAnsi="Arial" w:cs="Arial"/>
                  <w:color w:val="000000"/>
                  <w:sz w:val="22"/>
                  <w:szCs w:val="22"/>
                </w:rPr>
              </w:rPrChange>
            </w:rPr>
            <w:delText>The randomness of the selections it offers is the primary appeal of this application. It simplifies the quest for the perfect outfit. Using Drip Cards and Card Decks of all their clothing gives the user a complete view without having to take it out of the closet. Of course there would be precautionary measures and security enhancements that would be made so that the users feel safe. All in all, this would be a breakthrough in the fashion industry.</w:delText>
          </w:r>
        </w:del>
      </w:ins>
    </w:p>
    <w:p w14:paraId="582920A3" w14:textId="77777777" w:rsidR="00223B21" w:rsidRPr="002C4247" w:rsidDel="00616AD6" w:rsidRDefault="00223B21" w:rsidP="0017570D">
      <w:pPr>
        <w:rPr>
          <w:del w:id="850" w:author="Naomi Nash" w:date="2022-04-29T21:35:00Z"/>
          <w:rFonts w:cstheme="minorHAnsi"/>
        </w:rPr>
      </w:pPr>
    </w:p>
    <w:p w14:paraId="17A0081E" w14:textId="7164205E" w:rsidR="00223B21" w:rsidRPr="002C4247" w:rsidDel="00616AD6" w:rsidRDefault="00223B21" w:rsidP="0017570D">
      <w:pPr>
        <w:rPr>
          <w:del w:id="851" w:author="Naomi Nash" w:date="2022-04-29T21:35:00Z"/>
          <w:rFonts w:cstheme="minorHAnsi"/>
        </w:rPr>
      </w:pPr>
    </w:p>
    <w:p w14:paraId="293A9C34" w14:textId="488739A7" w:rsidR="00223B21" w:rsidRPr="002C4247" w:rsidDel="00C4215A" w:rsidRDefault="00223B21" w:rsidP="0017570D">
      <w:pPr>
        <w:rPr>
          <w:del w:id="852" w:author="Naomi Nash" w:date="2022-04-27T00:04:00Z"/>
          <w:rFonts w:cstheme="minorHAnsi"/>
        </w:rPr>
      </w:pPr>
    </w:p>
    <w:p w14:paraId="06BB8F71" w14:textId="647A985F" w:rsidR="00223B21" w:rsidRPr="002C4247" w:rsidDel="00C4215A" w:rsidRDefault="00223B21" w:rsidP="0017570D">
      <w:pPr>
        <w:rPr>
          <w:del w:id="853" w:author="Naomi Nash" w:date="2022-04-27T00:04:00Z"/>
          <w:rFonts w:cstheme="minorHAnsi"/>
        </w:rPr>
      </w:pPr>
    </w:p>
    <w:p w14:paraId="4E3468CD" w14:textId="4BA556B7" w:rsidR="00223B21" w:rsidRPr="002C4247" w:rsidDel="00326334" w:rsidRDefault="00223B21" w:rsidP="0017570D">
      <w:pPr>
        <w:rPr>
          <w:del w:id="854" w:author="Naomi Nash" w:date="2022-04-21T22:53:00Z"/>
          <w:rFonts w:cstheme="minorHAnsi"/>
        </w:rPr>
      </w:pPr>
    </w:p>
    <w:p w14:paraId="20FC86F2" w14:textId="12D1AAF0" w:rsidR="00223B21" w:rsidRPr="002C4247" w:rsidDel="00326334" w:rsidRDefault="00223B21" w:rsidP="0017570D">
      <w:pPr>
        <w:rPr>
          <w:del w:id="855" w:author="Naomi Nash" w:date="2022-04-21T22:53:00Z"/>
          <w:rFonts w:cstheme="minorHAnsi"/>
        </w:rPr>
      </w:pPr>
    </w:p>
    <w:p w14:paraId="1097756F" w14:textId="1D80D84D" w:rsidR="00223B21" w:rsidRPr="002C4247" w:rsidDel="00326334" w:rsidRDefault="00223B21" w:rsidP="0017570D">
      <w:pPr>
        <w:rPr>
          <w:del w:id="856" w:author="Naomi Nash" w:date="2022-04-21T22:53:00Z"/>
          <w:rFonts w:cstheme="minorHAnsi"/>
        </w:rPr>
      </w:pPr>
    </w:p>
    <w:p w14:paraId="283D2312" w14:textId="4C773990" w:rsidR="00223B21" w:rsidRPr="002C4247" w:rsidRDefault="00223B21" w:rsidP="0017570D">
      <w:pPr>
        <w:rPr>
          <w:del w:id="857" w:author="Naomi Nash" w:date="2022-04-28T16:31:00Z"/>
          <w:rFonts w:cstheme="minorHAnsi"/>
        </w:rPr>
      </w:pPr>
    </w:p>
    <w:p w14:paraId="53F6E5E7" w14:textId="77777777" w:rsidR="00996CD8" w:rsidRPr="002C4247" w:rsidRDefault="00996CD8">
      <w:pPr>
        <w:pStyle w:val="NormalWeb"/>
        <w:spacing w:before="0" w:beforeAutospacing="0" w:after="0" w:afterAutospacing="0"/>
        <w:divId w:val="572666982"/>
        <w:rPr>
          <w:ins w:id="858" w:author="Naomi Nash" w:date="2022-04-21T22:53:00Z"/>
          <w:rFonts w:cstheme="minorHAnsi"/>
        </w:rPr>
        <w:pPrChange w:id="859" w:author="Naomi Nash" w:date="2022-05-01T15:59:00Z">
          <w:pPr>
            <w:divId w:val="572666982"/>
          </w:pPr>
        </w:pPrChange>
      </w:pPr>
    </w:p>
    <w:p w14:paraId="14E822DB" w14:textId="6FE8E06F" w:rsidR="00223B21" w:rsidRPr="00145984" w:rsidDel="00A32754" w:rsidRDefault="00223B21" w:rsidP="0017570D">
      <w:pPr>
        <w:rPr>
          <w:del w:id="860" w:author="Naomi Nash" w:date="2022-04-22T22:32:00Z"/>
          <w:rFonts w:cstheme="minorHAnsi"/>
          <w:b/>
          <w:bCs/>
        </w:rPr>
      </w:pPr>
      <w:r w:rsidRPr="00145984">
        <w:rPr>
          <w:rFonts w:cstheme="minorHAnsi"/>
          <w:b/>
          <w:bCs/>
        </w:rPr>
        <w:t xml:space="preserve">------------------------------------------------------------------------------------------------------------------------------------------1. </w:t>
      </w:r>
      <w:bookmarkStart w:id="861" w:name="Introduction"/>
      <w:r w:rsidRPr="00145984">
        <w:rPr>
          <w:rFonts w:cstheme="minorHAnsi"/>
          <w:b/>
          <w:bCs/>
        </w:rPr>
        <w:t xml:space="preserve"> INTRODUCTION</w:t>
      </w:r>
      <w:bookmarkEnd w:id="861"/>
      <w:r w:rsidRPr="00145984">
        <w:rPr>
          <w:rFonts w:cstheme="minorHAnsi"/>
          <w:b/>
          <w:bCs/>
        </w:rPr>
        <w:br/>
        <w:t>------------------------------------------------------------------------------------------------------------------------------------------</w:t>
      </w:r>
    </w:p>
    <w:p w14:paraId="6BAAE9AD" w14:textId="16D392E1" w:rsidR="00223B21" w:rsidRPr="00145984" w:rsidRDefault="00223B21" w:rsidP="0017570D">
      <w:pPr>
        <w:rPr>
          <w:rFonts w:cstheme="minorHAnsi"/>
        </w:rPr>
      </w:pPr>
    </w:p>
    <w:p w14:paraId="47C5D893" w14:textId="77777777" w:rsidR="00C85830" w:rsidRPr="00145984" w:rsidRDefault="00C85830" w:rsidP="0017570D">
      <w:pPr>
        <w:rPr>
          <w:rFonts w:cstheme="minorHAnsi"/>
        </w:rPr>
      </w:pPr>
    </w:p>
    <w:p w14:paraId="0FF483DE" w14:textId="50BCA346" w:rsidR="00223B21" w:rsidRPr="00145984" w:rsidRDefault="00223B21" w:rsidP="0017570D">
      <w:pPr>
        <w:rPr>
          <w:rFonts w:cstheme="minorHAnsi"/>
          <w:b/>
          <w:bCs/>
        </w:rPr>
      </w:pPr>
      <w:commentRangeStart w:id="862"/>
      <w:commentRangeStart w:id="863"/>
      <w:r w:rsidRPr="00145984">
        <w:rPr>
          <w:rFonts w:cstheme="minorHAnsi"/>
          <w:b/>
          <w:bCs/>
        </w:rPr>
        <w:t>1.</w:t>
      </w:r>
      <w:ins w:id="864" w:author="Naomi Nash" w:date="2022-04-29T22:40:00Z">
        <w:r w:rsidR="00C7470F" w:rsidRPr="00145984">
          <w:rPr>
            <w:rFonts w:cstheme="minorHAnsi"/>
            <w:b/>
            <w:bCs/>
          </w:rPr>
          <w:t>1</w:t>
        </w:r>
      </w:ins>
      <w:del w:id="865" w:author="Naomi Nash" w:date="2022-04-29T22:39:00Z">
        <w:r w:rsidRPr="00145984" w:rsidDel="007D218F">
          <w:rPr>
            <w:rFonts w:cstheme="minorHAnsi"/>
            <w:b/>
            <w:bCs/>
          </w:rPr>
          <w:delText>1</w:delText>
        </w:r>
      </w:del>
      <w:r w:rsidRPr="00145984">
        <w:rPr>
          <w:rFonts w:cstheme="minorHAnsi"/>
          <w:b/>
          <w:bCs/>
        </w:rPr>
        <w:t xml:space="preserve"> </w:t>
      </w:r>
      <w:bookmarkStart w:id="866" w:name="Purpose"/>
      <w:r w:rsidRPr="00145984">
        <w:rPr>
          <w:rFonts w:cstheme="minorHAnsi"/>
          <w:b/>
          <w:bCs/>
        </w:rPr>
        <w:t>PURPOSE</w:t>
      </w:r>
      <w:commentRangeEnd w:id="862"/>
      <w:r w:rsidR="00DD1962" w:rsidRPr="00145984">
        <w:rPr>
          <w:rStyle w:val="CommentReference"/>
          <w:rFonts w:cstheme="minorHAnsi"/>
        </w:rPr>
        <w:commentReference w:id="862"/>
      </w:r>
      <w:commentRangeEnd w:id="863"/>
      <w:r w:rsidR="008864AC" w:rsidRPr="00145984">
        <w:rPr>
          <w:rStyle w:val="CommentReference"/>
          <w:rFonts w:cstheme="minorHAnsi"/>
        </w:rPr>
        <w:commentReference w:id="863"/>
      </w:r>
      <w:bookmarkEnd w:id="866"/>
    </w:p>
    <w:p w14:paraId="315085D0" w14:textId="4E31D8DE" w:rsidR="00223B21" w:rsidRPr="00145984" w:rsidRDefault="0008414B" w:rsidP="0017570D">
      <w:pPr>
        <w:rPr>
          <w:rFonts w:cstheme="minorHAnsi"/>
        </w:rPr>
      </w:pPr>
      <w:r w:rsidRPr="00145984">
        <w:rPr>
          <w:rFonts w:cstheme="minorHAnsi"/>
        </w:rPr>
        <w:t>The purpose of Drip</w:t>
      </w:r>
      <w:del w:id="867" w:author="Naomi Nash" w:date="2022-05-01T20:22:00Z">
        <w:r w:rsidRPr="00145984" w:rsidDel="004E1C9C">
          <w:rPr>
            <w:rFonts w:cstheme="minorHAnsi"/>
          </w:rPr>
          <w:delText xml:space="preserve"> </w:delText>
        </w:r>
      </w:del>
      <w:r w:rsidRPr="00145984">
        <w:rPr>
          <w:rFonts w:cstheme="minorHAnsi"/>
        </w:rPr>
        <w:t>Cards is to allow users to plan their outfits for the week without touching their closet. By uploading their clothing pieces into the website, these turn into “</w:t>
      </w:r>
      <w:del w:id="868" w:author="Naomi Nash" w:date="2022-05-01T20:24:00Z">
        <w:r w:rsidRPr="00145984" w:rsidDel="00184836">
          <w:rPr>
            <w:rFonts w:cstheme="minorHAnsi"/>
          </w:rPr>
          <w:delText>Drip Cards</w:delText>
        </w:r>
      </w:del>
      <w:ins w:id="869" w:author="Naomi Nash" w:date="2022-05-01T20:24:00Z">
        <w:r w:rsidR="00184836" w:rsidRPr="00145984">
          <w:rPr>
            <w:rFonts w:cstheme="minorHAnsi"/>
          </w:rPr>
          <w:t>Drip Cards</w:t>
        </w:r>
      </w:ins>
      <w:r w:rsidRPr="00145984">
        <w:rPr>
          <w:rFonts w:cstheme="minorHAnsi"/>
        </w:rPr>
        <w:t xml:space="preserve">” which then </w:t>
      </w:r>
      <w:r w:rsidR="009C2CC4" w:rsidRPr="00145984">
        <w:rPr>
          <w:rFonts w:cstheme="minorHAnsi"/>
        </w:rPr>
        <w:t>can be combined into “</w:t>
      </w:r>
      <w:del w:id="870" w:author="Naomi Nash" w:date="2022-05-01T20:24:00Z">
        <w:r w:rsidR="009C2CC4" w:rsidRPr="00145984" w:rsidDel="00184836">
          <w:rPr>
            <w:rFonts w:cstheme="minorHAnsi"/>
          </w:rPr>
          <w:delText>Outfit Cards</w:delText>
        </w:r>
      </w:del>
      <w:ins w:id="871" w:author="Naomi Nash" w:date="2022-05-01T20:24:00Z">
        <w:r w:rsidR="00184836" w:rsidRPr="00145984">
          <w:rPr>
            <w:rFonts w:cstheme="minorHAnsi"/>
          </w:rPr>
          <w:t>Outfit Cards</w:t>
        </w:r>
      </w:ins>
      <w:r w:rsidR="009C2CC4" w:rsidRPr="00145984">
        <w:rPr>
          <w:rFonts w:cstheme="minorHAnsi"/>
        </w:rPr>
        <w:t xml:space="preserve">” as </w:t>
      </w:r>
      <w:r w:rsidR="00D769E6" w:rsidRPr="00145984">
        <w:rPr>
          <w:rFonts w:cstheme="minorHAnsi"/>
        </w:rPr>
        <w:t>they</w:t>
      </w:r>
      <w:r w:rsidR="009C2CC4" w:rsidRPr="00145984">
        <w:rPr>
          <w:rFonts w:cstheme="minorHAnsi"/>
        </w:rPr>
        <w:t xml:space="preserve"> plan </w:t>
      </w:r>
      <w:r w:rsidR="00D769E6" w:rsidRPr="00145984">
        <w:rPr>
          <w:rFonts w:cstheme="minorHAnsi"/>
        </w:rPr>
        <w:t>their</w:t>
      </w:r>
      <w:r w:rsidR="009C2CC4" w:rsidRPr="00145984">
        <w:rPr>
          <w:rFonts w:cstheme="minorHAnsi"/>
        </w:rPr>
        <w:t xml:space="preserve"> outfits for the day, week, or any occasion. </w:t>
      </w:r>
      <w:r w:rsidR="00D769E6" w:rsidRPr="00145984">
        <w:rPr>
          <w:rFonts w:cstheme="minorHAnsi"/>
        </w:rPr>
        <w:t>The “</w:t>
      </w:r>
      <w:del w:id="872" w:author="Naomi Nash" w:date="2022-05-01T20:24:00Z">
        <w:r w:rsidR="00D769E6" w:rsidRPr="00145984" w:rsidDel="00184836">
          <w:rPr>
            <w:rFonts w:cstheme="minorHAnsi"/>
          </w:rPr>
          <w:delText>Drip Cards</w:delText>
        </w:r>
      </w:del>
      <w:ins w:id="873" w:author="Naomi Nash" w:date="2022-05-01T20:24:00Z">
        <w:r w:rsidR="00184836" w:rsidRPr="00145984">
          <w:rPr>
            <w:rFonts w:cstheme="minorHAnsi"/>
          </w:rPr>
          <w:t>Drip Cards</w:t>
        </w:r>
      </w:ins>
      <w:r w:rsidR="00D769E6" w:rsidRPr="00145984">
        <w:rPr>
          <w:rFonts w:cstheme="minorHAnsi"/>
        </w:rPr>
        <w:t>” combine into a “Deck of Cards” which represent the user’s closet.</w:t>
      </w:r>
    </w:p>
    <w:p w14:paraId="31987FF8" w14:textId="5B19EF58" w:rsidR="000379B6" w:rsidRPr="00145984" w:rsidRDefault="00223B21" w:rsidP="0017570D">
      <w:pPr>
        <w:rPr>
          <w:ins w:id="874" w:author="Naomi Nash" w:date="2022-04-18T22:45:00Z"/>
          <w:rFonts w:cstheme="minorHAnsi"/>
        </w:rPr>
      </w:pPr>
      <w:commentRangeStart w:id="875"/>
      <w:commentRangeEnd w:id="875"/>
      <w:r w:rsidRPr="00145984">
        <w:rPr>
          <w:rStyle w:val="CommentReference"/>
          <w:rFonts w:cstheme="minorHAnsi"/>
        </w:rPr>
        <w:commentReference w:id="875"/>
      </w:r>
    </w:p>
    <w:p w14:paraId="77E90145" w14:textId="22CDCAA2" w:rsidR="000379B6" w:rsidRPr="00145984" w:rsidRDefault="000379B6" w:rsidP="000379B6">
      <w:pPr>
        <w:rPr>
          <w:ins w:id="876" w:author="Naomi Nash" w:date="2022-04-18T22:45:00Z"/>
          <w:rFonts w:cstheme="minorHAnsi"/>
          <w:b/>
          <w:bCs/>
        </w:rPr>
      </w:pPr>
      <w:ins w:id="877" w:author="Naomi Nash" w:date="2022-04-18T22:45:00Z">
        <w:r w:rsidRPr="00145984">
          <w:rPr>
            <w:rFonts w:cstheme="minorHAnsi"/>
            <w:b/>
            <w:bCs/>
          </w:rPr>
          <w:t>1.</w:t>
        </w:r>
      </w:ins>
      <w:ins w:id="878" w:author="Naomi Nash" w:date="2022-04-29T22:40:00Z">
        <w:r w:rsidR="00C7470F" w:rsidRPr="00145984">
          <w:rPr>
            <w:rFonts w:cstheme="minorHAnsi"/>
            <w:b/>
            <w:bCs/>
          </w:rPr>
          <w:t>2</w:t>
        </w:r>
      </w:ins>
      <w:ins w:id="879" w:author="Naomi Nash" w:date="2022-04-18T22:45:00Z">
        <w:r w:rsidRPr="00145984">
          <w:rPr>
            <w:rFonts w:cstheme="minorHAnsi"/>
            <w:b/>
            <w:bCs/>
          </w:rPr>
          <w:t xml:space="preserve"> </w:t>
        </w:r>
        <w:bookmarkStart w:id="880" w:name="Charter"/>
        <w:r w:rsidR="000F63BB" w:rsidRPr="00145984">
          <w:rPr>
            <w:rFonts w:cstheme="minorHAnsi"/>
            <w:b/>
            <w:bCs/>
          </w:rPr>
          <w:t>CHARTER</w:t>
        </w:r>
        <w:bookmarkEnd w:id="880"/>
      </w:ins>
    </w:p>
    <w:p w14:paraId="2EAE831F" w14:textId="36FDE088" w:rsidR="000379B6" w:rsidRPr="00145984" w:rsidRDefault="00F9256B" w:rsidP="00E22ADA">
      <w:pPr>
        <w:ind w:left="360"/>
        <w:rPr>
          <w:ins w:id="881" w:author="Naomi Nash" w:date="2022-04-18T22:49:00Z"/>
          <w:rFonts w:cstheme="minorHAnsi"/>
        </w:rPr>
        <w:pPrChange w:id="882" w:author="Naomi Nash" w:date="2022-05-01T21:45:00Z">
          <w:pPr/>
        </w:pPrChange>
      </w:pPr>
      <w:ins w:id="883" w:author="Naomi Nash" w:date="2022-04-18T22:49:00Z">
        <w:r w:rsidRPr="00145984">
          <w:rPr>
            <w:rFonts w:cstheme="minorHAnsi"/>
          </w:rPr>
          <w:t xml:space="preserve">1) </w:t>
        </w:r>
        <w:r w:rsidR="0007551D" w:rsidRPr="00145984">
          <w:rPr>
            <w:rFonts w:cstheme="minorHAnsi"/>
          </w:rPr>
          <w:t>Work together as a team</w:t>
        </w:r>
        <w:r w:rsidRPr="00145984">
          <w:rPr>
            <w:rFonts w:cstheme="minorHAnsi"/>
          </w:rPr>
          <w:t xml:space="preserve"> to achieve goals</w:t>
        </w:r>
      </w:ins>
    </w:p>
    <w:p w14:paraId="18B8E659" w14:textId="586CE1DF" w:rsidR="00ED04FB" w:rsidRPr="00145984" w:rsidRDefault="00F9256B" w:rsidP="00E22ADA">
      <w:pPr>
        <w:ind w:left="360"/>
        <w:rPr>
          <w:ins w:id="884" w:author="Naomi Nash" w:date="2022-04-18T22:50:00Z"/>
          <w:rFonts w:cstheme="minorHAnsi"/>
        </w:rPr>
        <w:pPrChange w:id="885" w:author="Naomi Nash" w:date="2022-05-01T21:45:00Z">
          <w:pPr/>
        </w:pPrChange>
      </w:pPr>
      <w:ins w:id="886" w:author="Naomi Nash" w:date="2022-04-18T22:49:00Z">
        <w:r w:rsidRPr="00145984">
          <w:rPr>
            <w:rFonts w:cstheme="minorHAnsi"/>
          </w:rPr>
          <w:t xml:space="preserve">2) Make sure </w:t>
        </w:r>
        <w:r w:rsidR="00ED04FB" w:rsidRPr="00145984">
          <w:rPr>
            <w:rFonts w:cstheme="minorHAnsi"/>
          </w:rPr>
          <w:t xml:space="preserve">to include the </w:t>
        </w:r>
      </w:ins>
      <w:ins w:id="887" w:author="Naomi Nash" w:date="2022-04-18T22:50:00Z">
        <w:r w:rsidR="00ED04FB" w:rsidRPr="00145984">
          <w:rPr>
            <w:rFonts w:cstheme="minorHAnsi"/>
          </w:rPr>
          <w:t>other</w:t>
        </w:r>
      </w:ins>
      <w:ins w:id="888" w:author="Naomi Nash" w:date="2022-05-02T17:21:00Z">
        <w:r w:rsidR="00406031">
          <w:rPr>
            <w:rFonts w:cstheme="minorHAnsi"/>
          </w:rPr>
          <w:t xml:space="preserve"> team member</w:t>
        </w:r>
      </w:ins>
      <w:ins w:id="889" w:author="Naomi Nash" w:date="2022-04-18T22:50:00Z">
        <w:r w:rsidR="00ED04FB" w:rsidRPr="00145984">
          <w:rPr>
            <w:rFonts w:cstheme="minorHAnsi"/>
          </w:rPr>
          <w:t xml:space="preserve"> in completing assignments</w:t>
        </w:r>
      </w:ins>
    </w:p>
    <w:p w14:paraId="7962CF36" w14:textId="7438C7F4" w:rsidR="00ED04FB" w:rsidRPr="00145984" w:rsidRDefault="00ED04FB" w:rsidP="00E22ADA">
      <w:pPr>
        <w:ind w:left="360"/>
        <w:rPr>
          <w:ins w:id="890" w:author="Naomi Nash" w:date="2022-04-18T22:50:00Z"/>
          <w:rFonts w:cstheme="minorHAnsi"/>
        </w:rPr>
        <w:pPrChange w:id="891" w:author="Naomi Nash" w:date="2022-05-01T21:45:00Z">
          <w:pPr/>
        </w:pPrChange>
      </w:pPr>
      <w:ins w:id="892" w:author="Naomi Nash" w:date="2022-04-18T22:50:00Z">
        <w:r w:rsidRPr="00145984">
          <w:rPr>
            <w:rFonts w:cstheme="minorHAnsi"/>
          </w:rPr>
          <w:t xml:space="preserve">3) Make sure </w:t>
        </w:r>
        <w:r w:rsidR="00C746F5" w:rsidRPr="00145984">
          <w:rPr>
            <w:rFonts w:cstheme="minorHAnsi"/>
          </w:rPr>
          <w:t>assignments do not fall on only one person</w:t>
        </w:r>
      </w:ins>
    </w:p>
    <w:p w14:paraId="76F51600" w14:textId="56373F78" w:rsidR="00F41D5D" w:rsidRPr="00145984" w:rsidRDefault="00C746F5" w:rsidP="00E22ADA">
      <w:pPr>
        <w:ind w:left="360"/>
        <w:rPr>
          <w:ins w:id="893" w:author="Naomi Nash" w:date="2022-04-18T22:50:00Z"/>
          <w:rFonts w:cstheme="minorHAnsi"/>
        </w:rPr>
        <w:pPrChange w:id="894" w:author="Naomi Nash" w:date="2022-05-01T21:45:00Z">
          <w:pPr/>
        </w:pPrChange>
      </w:pPr>
      <w:ins w:id="895" w:author="Naomi Nash" w:date="2022-04-18T22:50:00Z">
        <w:r w:rsidRPr="00145984">
          <w:rPr>
            <w:rFonts w:cstheme="minorHAnsi"/>
          </w:rPr>
          <w:t xml:space="preserve">4) </w:t>
        </w:r>
        <w:r w:rsidR="00CB73C4" w:rsidRPr="00145984">
          <w:rPr>
            <w:rFonts w:cstheme="minorHAnsi"/>
          </w:rPr>
          <w:t>Meet with each other to focus on completing tasks</w:t>
        </w:r>
      </w:ins>
    </w:p>
    <w:p w14:paraId="080B46E2" w14:textId="7CBDAB72" w:rsidR="00F41D5D" w:rsidRPr="00145984" w:rsidRDefault="00F41D5D" w:rsidP="00E22ADA">
      <w:pPr>
        <w:ind w:left="360"/>
        <w:rPr>
          <w:ins w:id="896" w:author="Naomi Nash" w:date="2022-04-18T22:51:00Z"/>
          <w:rFonts w:cstheme="minorHAnsi"/>
        </w:rPr>
        <w:pPrChange w:id="897" w:author="Naomi Nash" w:date="2022-05-01T21:45:00Z">
          <w:pPr/>
        </w:pPrChange>
      </w:pPr>
      <w:ins w:id="898" w:author="Naomi Nash" w:date="2022-04-18T22:50:00Z">
        <w:r w:rsidRPr="00145984">
          <w:rPr>
            <w:rFonts w:cstheme="minorHAnsi"/>
          </w:rPr>
          <w:t xml:space="preserve">5) </w:t>
        </w:r>
      </w:ins>
      <w:ins w:id="899" w:author="Naomi Nash" w:date="2022-04-18T22:51:00Z">
        <w:r w:rsidR="007800E6" w:rsidRPr="00145984">
          <w:rPr>
            <w:rFonts w:cstheme="minorHAnsi"/>
          </w:rPr>
          <w:t>Make improvements when you see them before you forget</w:t>
        </w:r>
      </w:ins>
    </w:p>
    <w:p w14:paraId="79AADF85" w14:textId="43C5C0E7" w:rsidR="00D65186" w:rsidRPr="00145984" w:rsidRDefault="007800E6" w:rsidP="00E22ADA">
      <w:pPr>
        <w:ind w:left="360"/>
        <w:rPr>
          <w:ins w:id="900" w:author="Naomi Nash" w:date="2022-04-18T22:46:00Z"/>
          <w:rFonts w:cstheme="minorHAnsi"/>
        </w:rPr>
        <w:pPrChange w:id="901" w:author="Naomi Nash" w:date="2022-05-01T21:45:00Z">
          <w:pPr/>
        </w:pPrChange>
      </w:pPr>
      <w:ins w:id="902" w:author="Naomi Nash" w:date="2022-04-18T22:51:00Z">
        <w:r w:rsidRPr="00145984">
          <w:rPr>
            <w:rFonts w:cstheme="minorHAnsi"/>
          </w:rPr>
          <w:t>6) Ask questions when necessary to not fall behind/get confused</w:t>
        </w:r>
      </w:ins>
    </w:p>
    <w:p w14:paraId="5B90FF65" w14:textId="77777777" w:rsidR="00221AFB" w:rsidRPr="00145984" w:rsidRDefault="00221AFB" w:rsidP="0017570D">
      <w:pPr>
        <w:rPr>
          <w:rFonts w:cstheme="minorHAnsi"/>
        </w:rPr>
      </w:pPr>
    </w:p>
    <w:p w14:paraId="63120D28" w14:textId="56B2E5E2" w:rsidR="00223B21" w:rsidRPr="00145984" w:rsidRDefault="00223B21" w:rsidP="0017570D">
      <w:pPr>
        <w:rPr>
          <w:rFonts w:cstheme="minorHAnsi"/>
          <w:b/>
          <w:bCs/>
        </w:rPr>
      </w:pPr>
      <w:commentRangeStart w:id="903"/>
      <w:commentRangeStart w:id="904"/>
      <w:r w:rsidRPr="00145984">
        <w:rPr>
          <w:rFonts w:cstheme="minorHAnsi"/>
          <w:b/>
          <w:bCs/>
        </w:rPr>
        <w:t>1.</w:t>
      </w:r>
      <w:ins w:id="905" w:author="Naomi Nash" w:date="2022-04-29T22:40:00Z">
        <w:r w:rsidR="00C7470F" w:rsidRPr="00145984">
          <w:rPr>
            <w:rFonts w:cstheme="minorHAnsi"/>
            <w:b/>
            <w:bCs/>
          </w:rPr>
          <w:t>3</w:t>
        </w:r>
      </w:ins>
      <w:del w:id="906" w:author="Naomi Nash" w:date="2022-04-18T22:45:00Z">
        <w:r w:rsidRPr="00145984" w:rsidDel="000F63BB">
          <w:rPr>
            <w:rFonts w:cstheme="minorHAnsi"/>
            <w:b/>
            <w:bCs/>
          </w:rPr>
          <w:delText>2</w:delText>
        </w:r>
      </w:del>
      <w:r w:rsidRPr="00145984">
        <w:rPr>
          <w:rFonts w:cstheme="minorHAnsi"/>
          <w:b/>
          <w:bCs/>
        </w:rPr>
        <w:t xml:space="preserve"> </w:t>
      </w:r>
      <w:bookmarkStart w:id="907" w:name="DefAcroAb"/>
      <w:r w:rsidRPr="00145984">
        <w:rPr>
          <w:rFonts w:cstheme="minorHAnsi"/>
          <w:b/>
          <w:bCs/>
        </w:rPr>
        <w:t>DEFINITIONS, ACRONYMS, AND ABBREVIATIONS</w:t>
      </w:r>
      <w:commentRangeEnd w:id="903"/>
      <w:r w:rsidR="0072371C" w:rsidRPr="00145984">
        <w:rPr>
          <w:rStyle w:val="CommentReference"/>
          <w:rFonts w:cstheme="minorHAnsi"/>
        </w:rPr>
        <w:commentReference w:id="903"/>
      </w:r>
      <w:commentRangeEnd w:id="904"/>
      <w:r w:rsidR="00C45787" w:rsidRPr="00145984">
        <w:rPr>
          <w:rStyle w:val="CommentReference"/>
          <w:rFonts w:cstheme="minorHAnsi"/>
        </w:rPr>
        <w:commentReference w:id="904"/>
      </w:r>
    </w:p>
    <w:bookmarkEnd w:id="907"/>
    <w:p w14:paraId="4955B76F" w14:textId="2D562A6A" w:rsidR="00574131" w:rsidRPr="00145984" w:rsidRDefault="00342112">
      <w:pPr>
        <w:pStyle w:val="ListParagraph"/>
        <w:numPr>
          <w:ilvl w:val="0"/>
          <w:numId w:val="9"/>
        </w:numPr>
        <w:rPr>
          <w:rFonts w:cstheme="minorHAnsi"/>
        </w:rPr>
        <w:pPrChange w:id="908" w:author="Naomi Nash" w:date="2022-04-18T22:59:00Z">
          <w:pPr/>
        </w:pPrChange>
      </w:pPr>
      <w:del w:id="909" w:author="Naomi Nash" w:date="2022-05-01T20:24:00Z">
        <w:r w:rsidRPr="00145984" w:rsidDel="00184836">
          <w:rPr>
            <w:rFonts w:cstheme="minorHAnsi"/>
          </w:rPr>
          <w:delText>Drip Cards</w:delText>
        </w:r>
      </w:del>
      <w:ins w:id="910" w:author="Naomi Nash" w:date="2022-05-01T20:24:00Z">
        <w:r w:rsidR="00184836" w:rsidRPr="00145984">
          <w:rPr>
            <w:rFonts w:cstheme="minorHAnsi"/>
          </w:rPr>
          <w:t>Drip Cards</w:t>
        </w:r>
      </w:ins>
      <w:r w:rsidRPr="00145984">
        <w:rPr>
          <w:rFonts w:cstheme="minorHAnsi"/>
        </w:rPr>
        <w:t xml:space="preserve"> </w:t>
      </w:r>
      <w:ins w:id="911" w:author="Naomi Nash" w:date="2022-04-18T23:00:00Z">
        <w:r w:rsidR="0023058F" w:rsidRPr="00145984">
          <w:rPr>
            <w:rFonts w:cstheme="minorHAnsi"/>
          </w:rPr>
          <w:t>-</w:t>
        </w:r>
      </w:ins>
      <w:del w:id="912" w:author="Naomi Nash" w:date="2022-04-18T23:00:00Z">
        <w:r w:rsidRPr="00145984" w:rsidDel="0023058F">
          <w:rPr>
            <w:rFonts w:cstheme="minorHAnsi"/>
          </w:rPr>
          <w:delText>=</w:delText>
        </w:r>
      </w:del>
      <w:r w:rsidRPr="00145984">
        <w:rPr>
          <w:rFonts w:cstheme="minorHAnsi"/>
        </w:rPr>
        <w:t xml:space="preserve"> Individual clothing item </w:t>
      </w:r>
      <w:ins w:id="913" w:author="Naomi Nash" w:date="2022-04-18T23:01:00Z">
        <w:r w:rsidR="00B6768A" w:rsidRPr="00145984">
          <w:rPr>
            <w:rFonts w:cstheme="minorHAnsi"/>
          </w:rPr>
          <w:t>photos that have been uploaded by the user</w:t>
        </w:r>
      </w:ins>
      <w:del w:id="914" w:author="Naomi Nash" w:date="2022-04-18T23:01:00Z">
        <w:r w:rsidRPr="00145984" w:rsidDel="00B6768A">
          <w:rPr>
            <w:rFonts w:cstheme="minorHAnsi"/>
          </w:rPr>
          <w:delText>cards</w:delText>
        </w:r>
      </w:del>
    </w:p>
    <w:p w14:paraId="2128738E" w14:textId="393EC5F9" w:rsidR="00342112" w:rsidRPr="00145984" w:rsidRDefault="00342112">
      <w:pPr>
        <w:pStyle w:val="ListParagraph"/>
        <w:numPr>
          <w:ilvl w:val="0"/>
          <w:numId w:val="9"/>
        </w:numPr>
        <w:rPr>
          <w:rFonts w:cstheme="minorHAnsi"/>
        </w:rPr>
        <w:pPrChange w:id="915" w:author="Naomi Nash" w:date="2022-04-18T22:59:00Z">
          <w:pPr/>
        </w:pPrChange>
      </w:pPr>
      <w:del w:id="916" w:author="Naomi Nash" w:date="2022-05-01T20:24:00Z">
        <w:r w:rsidRPr="00145984" w:rsidDel="00184836">
          <w:rPr>
            <w:rFonts w:cstheme="minorHAnsi"/>
          </w:rPr>
          <w:delText>Outfit Cards</w:delText>
        </w:r>
      </w:del>
      <w:ins w:id="917" w:author="Naomi Nash" w:date="2022-05-01T20:24:00Z">
        <w:r w:rsidR="00184836" w:rsidRPr="00145984">
          <w:rPr>
            <w:rFonts w:cstheme="minorHAnsi"/>
          </w:rPr>
          <w:t>Outfit Cards</w:t>
        </w:r>
      </w:ins>
      <w:r w:rsidRPr="00145984">
        <w:rPr>
          <w:rFonts w:cstheme="minorHAnsi"/>
        </w:rPr>
        <w:t xml:space="preserve"> </w:t>
      </w:r>
      <w:ins w:id="918" w:author="Naomi Nash" w:date="2022-04-18T23:00:00Z">
        <w:r w:rsidR="0023058F" w:rsidRPr="00145984">
          <w:rPr>
            <w:rFonts w:cstheme="minorHAnsi"/>
          </w:rPr>
          <w:t>-</w:t>
        </w:r>
      </w:ins>
      <w:del w:id="919" w:author="Naomi Nash" w:date="2022-04-18T23:00:00Z">
        <w:r w:rsidRPr="00145984" w:rsidDel="0023058F">
          <w:rPr>
            <w:rFonts w:cstheme="minorHAnsi"/>
          </w:rPr>
          <w:delText>=</w:delText>
        </w:r>
      </w:del>
      <w:r w:rsidRPr="00145984">
        <w:rPr>
          <w:rFonts w:cstheme="minorHAnsi"/>
        </w:rPr>
        <w:t xml:space="preserve"> Collages of </w:t>
      </w:r>
      <w:ins w:id="920" w:author="Naomi Nash" w:date="2022-05-01T20:23:00Z">
        <w:r w:rsidR="004E1C9C" w:rsidRPr="00145984">
          <w:rPr>
            <w:rFonts w:cstheme="minorHAnsi"/>
          </w:rPr>
          <w:t>D</w:t>
        </w:r>
      </w:ins>
      <w:del w:id="921" w:author="Naomi Nash" w:date="2022-05-01T20:23:00Z">
        <w:r w:rsidRPr="00145984" w:rsidDel="004E1C9C">
          <w:rPr>
            <w:rFonts w:cstheme="minorHAnsi"/>
          </w:rPr>
          <w:delText>d</w:delText>
        </w:r>
      </w:del>
      <w:r w:rsidRPr="00145984">
        <w:rPr>
          <w:rFonts w:cstheme="minorHAnsi"/>
        </w:rPr>
        <w:t xml:space="preserve">rip </w:t>
      </w:r>
      <w:ins w:id="922" w:author="Naomi Nash" w:date="2022-05-01T20:23:00Z">
        <w:r w:rsidR="004E1C9C" w:rsidRPr="00145984">
          <w:rPr>
            <w:rFonts w:cstheme="minorHAnsi"/>
          </w:rPr>
          <w:t>C</w:t>
        </w:r>
      </w:ins>
      <w:del w:id="923" w:author="Naomi Nash" w:date="2022-05-01T20:23:00Z">
        <w:r w:rsidRPr="00145984" w:rsidDel="004E1C9C">
          <w:rPr>
            <w:rFonts w:cstheme="minorHAnsi"/>
          </w:rPr>
          <w:delText>c</w:delText>
        </w:r>
      </w:del>
      <w:r w:rsidRPr="00145984">
        <w:rPr>
          <w:rFonts w:cstheme="minorHAnsi"/>
        </w:rPr>
        <w:t>ards</w:t>
      </w:r>
      <w:ins w:id="924" w:author="Naomi Nash" w:date="2022-04-18T23:01:00Z">
        <w:r w:rsidR="00C86739" w:rsidRPr="00145984">
          <w:rPr>
            <w:rFonts w:cstheme="minorHAnsi"/>
          </w:rPr>
          <w:t>/</w:t>
        </w:r>
      </w:ins>
      <w:ins w:id="925" w:author="Naomi Nash" w:date="2022-05-02T17:21:00Z">
        <w:r w:rsidR="00675EDD">
          <w:rPr>
            <w:rFonts w:cstheme="minorHAnsi"/>
          </w:rPr>
          <w:t xml:space="preserve">clothing </w:t>
        </w:r>
      </w:ins>
      <w:ins w:id="926" w:author="Naomi Nash" w:date="2022-04-18T23:01:00Z">
        <w:r w:rsidR="00C86739" w:rsidRPr="00145984">
          <w:rPr>
            <w:rFonts w:cstheme="minorHAnsi"/>
          </w:rPr>
          <w:t>photos</w:t>
        </w:r>
      </w:ins>
      <w:r w:rsidRPr="00145984">
        <w:rPr>
          <w:rFonts w:cstheme="minorHAnsi"/>
        </w:rPr>
        <w:t xml:space="preserve"> that make </w:t>
      </w:r>
      <w:r w:rsidR="00001A54" w:rsidRPr="00145984">
        <w:rPr>
          <w:rFonts w:cstheme="minorHAnsi"/>
        </w:rPr>
        <w:t>a full outfit</w:t>
      </w:r>
    </w:p>
    <w:p w14:paraId="3290326A" w14:textId="0CDE0B2D" w:rsidR="00001A54" w:rsidRPr="00145984" w:rsidRDefault="00001A54" w:rsidP="00B61A21">
      <w:pPr>
        <w:pStyle w:val="ListParagraph"/>
        <w:numPr>
          <w:ilvl w:val="0"/>
          <w:numId w:val="9"/>
        </w:numPr>
        <w:rPr>
          <w:ins w:id="927" w:author="Naomi Nash" w:date="2022-04-18T23:02:00Z"/>
          <w:rFonts w:cstheme="minorHAnsi"/>
        </w:rPr>
      </w:pPr>
      <w:r w:rsidRPr="00145984">
        <w:rPr>
          <w:rFonts w:cstheme="minorHAnsi"/>
        </w:rPr>
        <w:t>D</w:t>
      </w:r>
      <w:ins w:id="928" w:author="Naomi Nash" w:date="2022-05-02T17:22:00Z">
        <w:r w:rsidR="00D86206">
          <w:rPr>
            <w:rFonts w:cstheme="minorHAnsi"/>
          </w:rPr>
          <w:t>rip Deck</w:t>
        </w:r>
      </w:ins>
      <w:del w:id="929" w:author="Naomi Nash" w:date="2022-05-02T17:22:00Z">
        <w:r w:rsidRPr="00145984" w:rsidDel="00D86206">
          <w:rPr>
            <w:rFonts w:cstheme="minorHAnsi"/>
          </w:rPr>
          <w:delText>eck of Cards</w:delText>
        </w:r>
      </w:del>
      <w:r w:rsidRPr="00145984">
        <w:rPr>
          <w:rFonts w:cstheme="minorHAnsi"/>
        </w:rPr>
        <w:t xml:space="preserve"> </w:t>
      </w:r>
      <w:ins w:id="930" w:author="Naomi Nash" w:date="2022-04-18T23:00:00Z">
        <w:r w:rsidR="0023058F" w:rsidRPr="00145984">
          <w:rPr>
            <w:rFonts w:cstheme="minorHAnsi"/>
          </w:rPr>
          <w:t>-</w:t>
        </w:r>
      </w:ins>
      <w:del w:id="931" w:author="Naomi Nash" w:date="2022-04-18T23:00:00Z">
        <w:r w:rsidRPr="00145984" w:rsidDel="0023058F">
          <w:rPr>
            <w:rFonts w:cstheme="minorHAnsi"/>
          </w:rPr>
          <w:delText>=</w:delText>
        </w:r>
      </w:del>
      <w:r w:rsidRPr="00145984">
        <w:rPr>
          <w:rFonts w:cstheme="minorHAnsi"/>
        </w:rPr>
        <w:t xml:space="preserve"> </w:t>
      </w:r>
      <w:ins w:id="932" w:author="Naomi Nash" w:date="2022-04-18T23:03:00Z">
        <w:r w:rsidR="00BF0F5F" w:rsidRPr="00145984">
          <w:rPr>
            <w:rFonts w:cstheme="minorHAnsi"/>
          </w:rPr>
          <w:t>A</w:t>
        </w:r>
      </w:ins>
      <w:del w:id="933" w:author="Naomi Nash" w:date="2022-04-18T23:03:00Z">
        <w:r w:rsidRPr="00145984" w:rsidDel="00BF0F5F">
          <w:rPr>
            <w:rFonts w:cstheme="minorHAnsi"/>
          </w:rPr>
          <w:delText>a</w:delText>
        </w:r>
      </w:del>
      <w:r w:rsidRPr="00145984">
        <w:rPr>
          <w:rFonts w:cstheme="minorHAnsi"/>
        </w:rPr>
        <w:t xml:space="preserve"> swipe-able menu that filters through all clothing items</w:t>
      </w:r>
      <w:ins w:id="934" w:author="Naomi Nash" w:date="2022-04-18T23:02:00Z">
        <w:r w:rsidR="00C86739" w:rsidRPr="00145984">
          <w:rPr>
            <w:rFonts w:cstheme="minorHAnsi"/>
          </w:rPr>
          <w:t>/</w:t>
        </w:r>
      </w:ins>
      <w:ins w:id="935" w:author="Naomi Nash" w:date="2022-05-01T20:24:00Z">
        <w:r w:rsidR="00184836" w:rsidRPr="00145984">
          <w:rPr>
            <w:rFonts w:cstheme="minorHAnsi"/>
          </w:rPr>
          <w:t>Drip Cards</w:t>
        </w:r>
      </w:ins>
      <w:r w:rsidRPr="00145984">
        <w:rPr>
          <w:rFonts w:cstheme="minorHAnsi"/>
        </w:rPr>
        <w:t xml:space="preserve"> in the user’s closet</w:t>
      </w:r>
      <w:ins w:id="936" w:author="Naomi Nash" w:date="2022-05-02T17:22:00Z">
        <w:r w:rsidR="00F92783">
          <w:rPr>
            <w:rFonts w:cstheme="minorHAnsi"/>
          </w:rPr>
          <w:t xml:space="preserve"> in a “deck of cards” styled format</w:t>
        </w:r>
      </w:ins>
    </w:p>
    <w:p w14:paraId="6647CD8D" w14:textId="2A5FF9F1" w:rsidR="00384765" w:rsidRPr="00145984" w:rsidRDefault="00384765" w:rsidP="00B61A21">
      <w:pPr>
        <w:pStyle w:val="ListParagraph"/>
        <w:numPr>
          <w:ilvl w:val="0"/>
          <w:numId w:val="9"/>
        </w:numPr>
        <w:rPr>
          <w:ins w:id="937" w:author="Naomi Nash" w:date="2022-04-18T23:03:00Z"/>
          <w:rFonts w:cstheme="minorHAnsi"/>
        </w:rPr>
      </w:pPr>
      <w:ins w:id="938" w:author="Naomi Nash" w:date="2022-04-18T23:02:00Z">
        <w:r w:rsidRPr="00145984">
          <w:rPr>
            <w:rFonts w:cstheme="minorHAnsi"/>
          </w:rPr>
          <w:t xml:space="preserve">World Map </w:t>
        </w:r>
      </w:ins>
      <w:ins w:id="939" w:author="Naomi Nash" w:date="2022-04-18T23:09:00Z">
        <w:r w:rsidR="006F3331" w:rsidRPr="00145984">
          <w:rPr>
            <w:rFonts w:cstheme="minorHAnsi"/>
          </w:rPr>
          <w:t>-</w:t>
        </w:r>
      </w:ins>
      <w:ins w:id="940" w:author="Naomi Nash" w:date="2022-04-18T23:02:00Z">
        <w:r w:rsidRPr="00145984">
          <w:rPr>
            <w:rFonts w:cstheme="minorHAnsi"/>
          </w:rPr>
          <w:t xml:space="preserve"> </w:t>
        </w:r>
        <w:r w:rsidR="00C26DFB" w:rsidRPr="00145984">
          <w:rPr>
            <w:rFonts w:cstheme="minorHAnsi"/>
          </w:rPr>
          <w:t xml:space="preserve">A page where you can look through </w:t>
        </w:r>
      </w:ins>
      <w:ins w:id="941" w:author="Naomi Nash" w:date="2022-05-01T20:24:00Z">
        <w:r w:rsidR="00184836" w:rsidRPr="00145984">
          <w:rPr>
            <w:rFonts w:cstheme="minorHAnsi"/>
          </w:rPr>
          <w:t>Outfit Cards</w:t>
        </w:r>
      </w:ins>
      <w:ins w:id="942" w:author="Naomi Nash" w:date="2022-04-18T23:02:00Z">
        <w:r w:rsidR="00C26DFB" w:rsidRPr="00145984">
          <w:rPr>
            <w:rFonts w:cstheme="minorHAnsi"/>
          </w:rPr>
          <w:t xml:space="preserve"> that other users have posted around the world after paying the </w:t>
        </w:r>
      </w:ins>
      <w:ins w:id="943" w:author="Naomi Nash" w:date="2022-04-18T23:03:00Z">
        <w:r w:rsidR="00C26DFB" w:rsidRPr="00145984">
          <w:rPr>
            <w:rFonts w:cstheme="minorHAnsi"/>
          </w:rPr>
          <w:t xml:space="preserve">World </w:t>
        </w:r>
      </w:ins>
      <w:ins w:id="944" w:author="Naomi Nash" w:date="2022-05-02T17:22:00Z">
        <w:r w:rsidR="000A2135">
          <w:rPr>
            <w:rFonts w:cstheme="minorHAnsi"/>
          </w:rPr>
          <w:t>S</w:t>
        </w:r>
      </w:ins>
      <w:ins w:id="945" w:author="Naomi Nash" w:date="2022-04-18T23:03:00Z">
        <w:r w:rsidR="00C26DFB" w:rsidRPr="00145984">
          <w:rPr>
            <w:rFonts w:cstheme="minorHAnsi"/>
          </w:rPr>
          <w:t>ubscription</w:t>
        </w:r>
      </w:ins>
    </w:p>
    <w:p w14:paraId="5D437C07" w14:textId="7C3375A0" w:rsidR="00C26DFB" w:rsidRPr="00145984" w:rsidRDefault="00113900" w:rsidP="00B61A21">
      <w:pPr>
        <w:pStyle w:val="ListParagraph"/>
        <w:numPr>
          <w:ilvl w:val="0"/>
          <w:numId w:val="9"/>
        </w:numPr>
        <w:rPr>
          <w:ins w:id="946" w:author="Naomi Nash" w:date="2022-04-18T23:04:00Z"/>
          <w:rFonts w:cstheme="minorHAnsi"/>
        </w:rPr>
      </w:pPr>
      <w:ins w:id="947" w:author="Naomi Nash" w:date="2022-04-18T23:03:00Z">
        <w:r w:rsidRPr="00145984">
          <w:rPr>
            <w:rFonts w:cstheme="minorHAnsi"/>
          </w:rPr>
          <w:t>World Subscription – A subscription that the user pays to have access t</w:t>
        </w:r>
      </w:ins>
      <w:ins w:id="948" w:author="Naomi Nash" w:date="2022-04-18T23:04:00Z">
        <w:r w:rsidRPr="00145984">
          <w:rPr>
            <w:rFonts w:cstheme="minorHAnsi"/>
          </w:rPr>
          <w:t xml:space="preserve">o the World Map where they can view other user’s outfits </w:t>
        </w:r>
      </w:ins>
    </w:p>
    <w:p w14:paraId="3DFFF950" w14:textId="319B59AC" w:rsidR="00990883" w:rsidRPr="00145984" w:rsidRDefault="00930D43" w:rsidP="00B61A21">
      <w:pPr>
        <w:pStyle w:val="ListParagraph"/>
        <w:numPr>
          <w:ilvl w:val="0"/>
          <w:numId w:val="9"/>
        </w:numPr>
        <w:rPr>
          <w:ins w:id="949" w:author="Naomi Nash" w:date="2022-04-18T23:06:00Z"/>
          <w:rFonts w:cstheme="minorHAnsi"/>
        </w:rPr>
      </w:pPr>
      <w:ins w:id="950" w:author="Naomi Nash" w:date="2022-04-18T23:04:00Z">
        <w:r w:rsidRPr="00145984">
          <w:rPr>
            <w:rFonts w:cstheme="minorHAnsi"/>
          </w:rPr>
          <w:t xml:space="preserve">Drip Finder </w:t>
        </w:r>
      </w:ins>
      <w:ins w:id="951" w:author="Naomi Nash" w:date="2022-04-18T23:05:00Z">
        <w:r w:rsidR="00F42CA0" w:rsidRPr="00145984">
          <w:rPr>
            <w:rFonts w:cstheme="minorHAnsi"/>
          </w:rPr>
          <w:t>–</w:t>
        </w:r>
      </w:ins>
      <w:ins w:id="952" w:author="Naomi Nash" w:date="2022-04-18T23:04:00Z">
        <w:r w:rsidRPr="00145984">
          <w:rPr>
            <w:rFonts w:cstheme="minorHAnsi"/>
          </w:rPr>
          <w:t xml:space="preserve"> </w:t>
        </w:r>
        <w:r w:rsidR="00F42CA0" w:rsidRPr="00145984">
          <w:rPr>
            <w:rFonts w:cstheme="minorHAnsi"/>
          </w:rPr>
          <w:t>Cl</w:t>
        </w:r>
      </w:ins>
      <w:ins w:id="953" w:author="Naomi Nash" w:date="2022-04-18T23:05:00Z">
        <w:r w:rsidR="00F42CA0" w:rsidRPr="00145984">
          <w:rPr>
            <w:rFonts w:cstheme="minorHAnsi"/>
          </w:rPr>
          <w:t>oud Vision API Google Lens tool used to find the clothing items in a person</w:t>
        </w:r>
        <w:r w:rsidR="00DA3923" w:rsidRPr="00145984">
          <w:rPr>
            <w:rFonts w:cstheme="minorHAnsi"/>
          </w:rPr>
          <w:t>’</w:t>
        </w:r>
        <w:r w:rsidR="00F42CA0" w:rsidRPr="00145984">
          <w:rPr>
            <w:rFonts w:cstheme="minorHAnsi"/>
          </w:rPr>
          <w:t xml:space="preserve">s outfits from the World Map </w:t>
        </w:r>
        <w:r w:rsidR="00C43197" w:rsidRPr="00145984">
          <w:rPr>
            <w:rFonts w:cstheme="minorHAnsi"/>
          </w:rPr>
          <w:t>on Google</w:t>
        </w:r>
      </w:ins>
    </w:p>
    <w:p w14:paraId="1F578B83" w14:textId="1180630E" w:rsidR="006913A1" w:rsidRPr="00145984" w:rsidRDefault="006913A1" w:rsidP="00B61A21">
      <w:pPr>
        <w:pStyle w:val="ListParagraph"/>
        <w:numPr>
          <w:ilvl w:val="0"/>
          <w:numId w:val="9"/>
        </w:numPr>
        <w:rPr>
          <w:ins w:id="954" w:author="Naomi Nash" w:date="2022-04-18T23:07:00Z"/>
          <w:rFonts w:cstheme="minorHAnsi"/>
        </w:rPr>
      </w:pPr>
      <w:ins w:id="955" w:author="Naomi Nash" w:date="2022-04-18T23:06:00Z">
        <w:r w:rsidRPr="00145984">
          <w:rPr>
            <w:rFonts w:cstheme="minorHAnsi"/>
          </w:rPr>
          <w:t>Drip</w:t>
        </w:r>
        <w:r w:rsidR="00AA7C80" w:rsidRPr="00145984">
          <w:rPr>
            <w:rFonts w:cstheme="minorHAnsi"/>
          </w:rPr>
          <w:t>s</w:t>
        </w:r>
        <w:r w:rsidR="0068417B" w:rsidRPr="00145984">
          <w:rPr>
            <w:rFonts w:cstheme="minorHAnsi"/>
          </w:rPr>
          <w:t>ters – The users that use the DripCards applications</w:t>
        </w:r>
      </w:ins>
      <w:ins w:id="956" w:author="Naomi Nash" w:date="2022-05-02T17:22:00Z">
        <w:r w:rsidR="00F06BE5">
          <w:rPr>
            <w:rFonts w:cstheme="minorHAnsi"/>
          </w:rPr>
          <w:t xml:space="preserve"> without the subscription</w:t>
        </w:r>
      </w:ins>
    </w:p>
    <w:p w14:paraId="7CD9F7BD" w14:textId="1F743A63" w:rsidR="00B131E6" w:rsidRPr="00145984" w:rsidRDefault="00B131E6">
      <w:pPr>
        <w:pStyle w:val="ListParagraph"/>
        <w:numPr>
          <w:ilvl w:val="0"/>
          <w:numId w:val="9"/>
        </w:numPr>
        <w:rPr>
          <w:rFonts w:cstheme="minorHAnsi"/>
        </w:rPr>
        <w:pPrChange w:id="957" w:author="Naomi Nash" w:date="2022-04-18T22:59:00Z">
          <w:pPr/>
        </w:pPrChange>
      </w:pPr>
      <w:ins w:id="958" w:author="Naomi Nash" w:date="2022-04-18T23:07:00Z">
        <w:r w:rsidRPr="00145984">
          <w:rPr>
            <w:rFonts w:cstheme="minorHAnsi"/>
          </w:rPr>
          <w:t>Drip Specialists –</w:t>
        </w:r>
      </w:ins>
      <w:ins w:id="959" w:author="Naomi Nash" w:date="2022-04-22T22:32:00Z">
        <w:r w:rsidR="004B3660" w:rsidRPr="00145984">
          <w:rPr>
            <w:rFonts w:cstheme="minorHAnsi"/>
          </w:rPr>
          <w:t xml:space="preserve"> </w:t>
        </w:r>
      </w:ins>
      <w:ins w:id="960" w:author="Naomi Nash" w:date="2022-05-02T17:23:00Z">
        <w:r w:rsidR="00F06BE5">
          <w:rPr>
            <w:rFonts w:cstheme="minorHAnsi"/>
          </w:rPr>
          <w:t>DripCards users who have the World Subscription</w:t>
        </w:r>
      </w:ins>
    </w:p>
    <w:p w14:paraId="415DD708" w14:textId="77777777" w:rsidR="00DA46C2" w:rsidRPr="00145984" w:rsidRDefault="00DA46C2" w:rsidP="0017570D">
      <w:pPr>
        <w:rPr>
          <w:ins w:id="961" w:author="Naomi Nash" w:date="2022-04-18T22:45:00Z"/>
          <w:rFonts w:cstheme="minorHAnsi"/>
        </w:rPr>
      </w:pPr>
    </w:p>
    <w:p w14:paraId="73EEA902" w14:textId="63CE5333" w:rsidR="000F63BB" w:rsidRPr="00145984" w:rsidRDefault="000F63BB" w:rsidP="0017570D">
      <w:pPr>
        <w:rPr>
          <w:ins w:id="962" w:author="Naomi Nash" w:date="2022-04-18T22:45:00Z"/>
          <w:rFonts w:cstheme="minorHAnsi"/>
          <w:b/>
          <w:bCs/>
          <w:rPrChange w:id="963" w:author="Naomi Nash" w:date="2022-05-01T22:21:00Z">
            <w:rPr>
              <w:ins w:id="964" w:author="Naomi Nash" w:date="2022-04-18T22:45:00Z"/>
            </w:rPr>
          </w:rPrChange>
        </w:rPr>
      </w:pPr>
      <w:ins w:id="965" w:author="Naomi Nash" w:date="2022-04-18T22:45:00Z">
        <w:r w:rsidRPr="00145984">
          <w:rPr>
            <w:rFonts w:cstheme="minorHAnsi"/>
            <w:b/>
            <w:bCs/>
          </w:rPr>
          <w:t>1.</w:t>
        </w:r>
      </w:ins>
      <w:ins w:id="966" w:author="Naomi Nash" w:date="2022-04-29T22:41:00Z">
        <w:r w:rsidR="00C7470F" w:rsidRPr="00145984">
          <w:rPr>
            <w:rFonts w:cstheme="minorHAnsi"/>
            <w:b/>
            <w:bCs/>
          </w:rPr>
          <w:t>4</w:t>
        </w:r>
      </w:ins>
      <w:ins w:id="967" w:author="Naomi Nash" w:date="2022-04-18T22:46:00Z">
        <w:r w:rsidRPr="00145984">
          <w:rPr>
            <w:rFonts w:cstheme="minorHAnsi"/>
            <w:b/>
            <w:bCs/>
          </w:rPr>
          <w:t xml:space="preserve">. </w:t>
        </w:r>
        <w:bookmarkStart w:id="968" w:name="Personas"/>
        <w:r w:rsidRPr="00145984">
          <w:rPr>
            <w:rFonts w:cstheme="minorHAnsi"/>
            <w:b/>
            <w:bCs/>
          </w:rPr>
          <w:t>PERSONAS</w:t>
        </w:r>
      </w:ins>
      <w:bookmarkEnd w:id="968"/>
    </w:p>
    <w:p w14:paraId="0975C422" w14:textId="77777777" w:rsidR="00DC498A" w:rsidRPr="00145984" w:rsidRDefault="00DC498A" w:rsidP="000D1DB7">
      <w:pPr>
        <w:ind w:firstLine="360"/>
        <w:rPr>
          <w:ins w:id="969" w:author="Naomi Nash" w:date="2022-04-19T10:05:00Z"/>
          <w:rFonts w:cstheme="minorHAnsi"/>
        </w:rPr>
        <w:pPrChange w:id="970" w:author="Naomi Nash" w:date="2022-05-01T21:45:00Z">
          <w:pPr/>
        </w:pPrChange>
      </w:pPr>
      <w:ins w:id="971" w:author="Naomi Nash" w:date="2022-04-19T10:05:00Z">
        <w:r w:rsidRPr="00145984">
          <w:rPr>
            <w:rFonts w:cstheme="minorHAnsi"/>
          </w:rPr>
          <w:t>1) An everyday user who does not want to sift through their closet to plan outfits</w:t>
        </w:r>
      </w:ins>
    </w:p>
    <w:p w14:paraId="05F1F8B7" w14:textId="77777777" w:rsidR="00DC498A" w:rsidRPr="00145984" w:rsidRDefault="00DC498A" w:rsidP="000D1DB7">
      <w:pPr>
        <w:ind w:firstLine="360"/>
        <w:rPr>
          <w:ins w:id="972" w:author="Naomi Nash" w:date="2022-04-19T10:05:00Z"/>
          <w:rFonts w:cstheme="minorHAnsi"/>
        </w:rPr>
        <w:pPrChange w:id="973" w:author="Naomi Nash" w:date="2022-05-01T21:45:00Z">
          <w:pPr/>
        </w:pPrChange>
      </w:pPr>
      <w:ins w:id="974" w:author="Naomi Nash" w:date="2022-04-19T10:05:00Z">
        <w:r w:rsidRPr="00145984">
          <w:rPr>
            <w:rFonts w:cstheme="minorHAnsi"/>
          </w:rPr>
          <w:lastRenderedPageBreak/>
          <w:t>2) An influencer who wants to share their fashion styles to others</w:t>
        </w:r>
      </w:ins>
    </w:p>
    <w:p w14:paraId="36EB0664" w14:textId="798A7C90" w:rsidR="000F63BB" w:rsidRPr="00145984" w:rsidRDefault="00DC498A" w:rsidP="000D1DB7">
      <w:pPr>
        <w:ind w:firstLine="360"/>
        <w:rPr>
          <w:ins w:id="975" w:author="Naomi Nash" w:date="2022-04-19T10:05:00Z"/>
          <w:rFonts w:cstheme="minorHAnsi"/>
        </w:rPr>
        <w:pPrChange w:id="976" w:author="Naomi Nash" w:date="2022-05-01T21:45:00Z">
          <w:pPr/>
        </w:pPrChange>
      </w:pPr>
      <w:ins w:id="977" w:author="Naomi Nash" w:date="2022-04-19T10:05:00Z">
        <w:r w:rsidRPr="00145984">
          <w:rPr>
            <w:rFonts w:cstheme="minorHAnsi"/>
          </w:rPr>
          <w:t>3) A hoarder who is looking to get rid of clothing they don’t wear often</w:t>
        </w:r>
      </w:ins>
    </w:p>
    <w:p w14:paraId="6E8406B5" w14:textId="77777777" w:rsidR="00801DFE" w:rsidRPr="00145984" w:rsidRDefault="00801DFE" w:rsidP="0017570D">
      <w:pPr>
        <w:rPr>
          <w:rFonts w:cstheme="minorHAnsi"/>
        </w:rPr>
      </w:pPr>
    </w:p>
    <w:p w14:paraId="43B6A71B" w14:textId="46B661E1" w:rsidR="00B303DD" w:rsidRPr="00145984" w:rsidRDefault="00B303DD" w:rsidP="0017570D">
      <w:pPr>
        <w:rPr>
          <w:del w:id="978" w:author="Daria Pacheco" w:date="2022-04-23T02:06:00Z"/>
          <w:rFonts w:cstheme="minorHAnsi"/>
          <w:b/>
          <w:bCs/>
        </w:rPr>
      </w:pPr>
      <w:commentRangeStart w:id="979"/>
      <w:r w:rsidRPr="00145984">
        <w:rPr>
          <w:rFonts w:cstheme="minorHAnsi"/>
          <w:b/>
          <w:bCs/>
        </w:rPr>
        <w:t>1.</w:t>
      </w:r>
      <w:ins w:id="980" w:author="Naomi Nash" w:date="2022-04-29T22:41:00Z">
        <w:r w:rsidR="00C7470F" w:rsidRPr="00145984">
          <w:rPr>
            <w:rFonts w:cstheme="minorHAnsi"/>
            <w:b/>
            <w:bCs/>
          </w:rPr>
          <w:t>5</w:t>
        </w:r>
      </w:ins>
      <w:del w:id="981" w:author="Naomi Nash" w:date="2022-04-18T22:46:00Z">
        <w:r w:rsidRPr="00145984" w:rsidDel="000F63BB">
          <w:rPr>
            <w:rFonts w:cstheme="minorHAnsi"/>
            <w:b/>
            <w:bCs/>
          </w:rPr>
          <w:delText>3</w:delText>
        </w:r>
      </w:del>
      <w:r w:rsidRPr="00145984">
        <w:rPr>
          <w:rFonts w:cstheme="minorHAnsi"/>
          <w:b/>
          <w:bCs/>
        </w:rPr>
        <w:t xml:space="preserve"> </w:t>
      </w:r>
      <w:bookmarkStart w:id="982" w:name="InitialScenarios"/>
      <w:r w:rsidRPr="00145984">
        <w:rPr>
          <w:rFonts w:cstheme="minorHAnsi"/>
          <w:b/>
          <w:bCs/>
        </w:rPr>
        <w:t xml:space="preserve">INITIAL </w:t>
      </w:r>
      <w:r w:rsidR="080E79B5" w:rsidRPr="00145984">
        <w:rPr>
          <w:rFonts w:cstheme="minorHAnsi"/>
          <w:b/>
          <w:bCs/>
        </w:rPr>
        <w:t>SCENARIOS</w:t>
      </w:r>
      <w:commentRangeEnd w:id="979"/>
      <w:r w:rsidRPr="00145984">
        <w:rPr>
          <w:rStyle w:val="CommentReference"/>
          <w:rFonts w:cstheme="minorHAnsi"/>
        </w:rPr>
        <w:commentReference w:id="979"/>
      </w:r>
      <w:bookmarkEnd w:id="982"/>
    </w:p>
    <w:p w14:paraId="6FB43E3D" w14:textId="77777777" w:rsidR="00480DAD" w:rsidRPr="00145984" w:rsidRDefault="001F77E4" w:rsidP="001F77E4">
      <w:pPr>
        <w:rPr>
          <w:ins w:id="983" w:author="Naomi Nash" w:date="2022-04-22T22:20:00Z"/>
          <w:rFonts w:cstheme="minorHAnsi"/>
        </w:rPr>
      </w:pPr>
      <w:del w:id="984" w:author="Daria Pacheco" w:date="2022-04-19T14:27:00Z">
        <w:r w:rsidRPr="00145984" w:rsidDel="2BE32887">
          <w:rPr>
            <w:rFonts w:cstheme="minorHAnsi"/>
          </w:rPr>
          <w:delText>Planning</w:delText>
        </w:r>
        <w:r w:rsidRPr="00145984">
          <w:rPr>
            <w:rFonts w:cstheme="minorHAnsi"/>
          </w:rPr>
          <w:delText xml:space="preserve"> outfits for the week from their closet</w:delText>
        </w:r>
      </w:del>
      <w:ins w:id="985" w:author="Daria Pacheco" w:date="2022-04-23T02:10:00Z">
        <w:r w:rsidRPr="00145984">
          <w:rPr>
            <w:rFonts w:cstheme="minorHAnsi"/>
          </w:rPr>
          <w:t xml:space="preserve"> </w:t>
        </w:r>
      </w:ins>
    </w:p>
    <w:p w14:paraId="7B585187" w14:textId="661BBEE6" w:rsidR="001F77E4" w:rsidRPr="00145984" w:rsidDel="00A832F1" w:rsidRDefault="001F77E4">
      <w:pPr>
        <w:rPr>
          <w:del w:id="986" w:author="Naomi Nash" w:date="2022-04-22T22:32:00Z"/>
          <w:rFonts w:cstheme="minorHAnsi"/>
        </w:rPr>
        <w:pPrChange w:id="987" w:author="Naomi Nash" w:date="2022-04-22T22:33:00Z">
          <w:pPr>
            <w:pStyle w:val="ListParagraph"/>
            <w:numPr>
              <w:numId w:val="12"/>
            </w:numPr>
            <w:ind w:hanging="360"/>
          </w:pPr>
        </w:pPrChange>
      </w:pPr>
      <w:ins w:id="988" w:author="Daria Pacheco" w:date="2022-04-23T02:11:00Z">
        <w:r w:rsidRPr="00145984">
          <w:rPr>
            <w:rFonts w:cstheme="minorHAnsi"/>
          </w:rPr>
          <w:t>A college student wants to plan out their outfit. The student is not very fashion conscious. How</w:t>
        </w:r>
      </w:ins>
      <w:ins w:id="989" w:author="Daria Pacheco" w:date="2022-04-23T02:12:00Z">
        <w:r w:rsidRPr="00145984">
          <w:rPr>
            <w:rFonts w:cstheme="minorHAnsi"/>
          </w:rPr>
          <w:t>ever, they want to start dressing differently. Just a fresh start, turning over a new leaf, is all they are looking for. They want to discover what would look great</w:t>
        </w:r>
      </w:ins>
      <w:ins w:id="990" w:author="Daria Pacheco" w:date="2022-04-23T02:13:00Z">
        <w:r w:rsidRPr="00145984">
          <w:rPr>
            <w:rFonts w:cstheme="minorHAnsi"/>
          </w:rPr>
          <w:t xml:space="preserve"> on them. There are many people who have beautiful clothes but either rarely wear the</w:t>
        </w:r>
      </w:ins>
      <w:ins w:id="991" w:author="Daria Pacheco" w:date="2022-04-23T02:14:00Z">
        <w:r w:rsidRPr="00145984">
          <w:rPr>
            <w:rFonts w:cstheme="minorHAnsi"/>
          </w:rPr>
          <w:t>m</w:t>
        </w:r>
        <w:r w:rsidR="57144F10" w:rsidRPr="00145984">
          <w:rPr>
            <w:rFonts w:cstheme="minorHAnsi"/>
          </w:rPr>
          <w:t xml:space="preserve"> or do not wear them at all, for whatever reason they may have. Some might feel it is the wrong color, does not fit right on their body type or simply they do not like it. With this information, which is a common factor, the college student would like to </w:t>
        </w:r>
      </w:ins>
      <w:ins w:id="992" w:author="Naomi Nash" w:date="2022-05-02T17:25:00Z">
        <w:r w:rsidR="003973F0">
          <w:rPr>
            <w:rFonts w:cstheme="minorHAnsi"/>
          </w:rPr>
          <w:t>use</w:t>
        </w:r>
      </w:ins>
      <w:ins w:id="993" w:author="Daria Pacheco" w:date="2022-04-23T02:14:00Z">
        <w:del w:id="994" w:author="Naomi Nash" w:date="2022-05-02T17:25:00Z">
          <w:r w:rsidR="57144F10" w:rsidRPr="00145984" w:rsidDel="003973F0">
            <w:rPr>
              <w:rFonts w:cstheme="minorHAnsi"/>
            </w:rPr>
            <w:delText>create</w:delText>
          </w:r>
        </w:del>
        <w:r w:rsidR="57144F10" w:rsidRPr="00145984">
          <w:rPr>
            <w:rFonts w:cstheme="minorHAnsi"/>
          </w:rPr>
          <w:t xml:space="preserve"> an application where people can interchange their clothing or get advice from others with the clothing already in their own closet</w:t>
        </w:r>
      </w:ins>
    </w:p>
    <w:p w14:paraId="2DAB2787" w14:textId="77777777" w:rsidR="003B30CC" w:rsidRPr="00145984" w:rsidRDefault="00876187">
      <w:pPr>
        <w:rPr>
          <w:ins w:id="995" w:author="Naomi Nash" w:date="2022-04-22T22:33:00Z"/>
          <w:rFonts w:cstheme="minorHAnsi"/>
        </w:rPr>
        <w:pPrChange w:id="996" w:author="Naomi Nash" w:date="2022-04-22T22:33:00Z">
          <w:pPr>
            <w:pStyle w:val="ListParagraph"/>
          </w:pPr>
        </w:pPrChange>
      </w:pPr>
      <w:ins w:id="997" w:author="Naomi Nash" w:date="2022-04-22T22:32:00Z">
        <w:r w:rsidRPr="00145984">
          <w:rPr>
            <w:rFonts w:cstheme="minorHAnsi"/>
          </w:rPr>
          <w:t>.</w:t>
        </w:r>
      </w:ins>
    </w:p>
    <w:p w14:paraId="192F2C27" w14:textId="79726BD1" w:rsidR="00B303DD" w:rsidRPr="00145984" w:rsidRDefault="001F77E4">
      <w:pPr>
        <w:rPr>
          <w:del w:id="998" w:author="Daria Pacheco" w:date="2022-04-23T02:14:00Z"/>
          <w:rFonts w:cstheme="minorHAnsi"/>
        </w:rPr>
      </w:pPr>
      <w:del w:id="999" w:author="Daria Pacheco" w:date="2022-04-23T02:14:00Z">
        <w:r w:rsidRPr="00145984" w:rsidDel="001F77E4">
          <w:rPr>
            <w:rFonts w:cstheme="minorHAnsi"/>
          </w:rPr>
          <w:delText>Finding what clothes someone does not wear a lot</w:delText>
        </w:r>
      </w:del>
      <w:ins w:id="1000" w:author="Daria Pacheco" w:date="2022-04-23T02:14:00Z">
        <w:del w:id="1001" w:author="Naomi Nash" w:date="2022-04-22T22:20:00Z">
          <w:r w:rsidR="54370DF9" w:rsidRPr="00145984" w:rsidDel="00480DAD">
            <w:rPr>
              <w:rFonts w:cstheme="minorHAnsi"/>
            </w:rPr>
            <w:delText xml:space="preserve"> </w:delText>
          </w:r>
        </w:del>
        <w:r w:rsidR="54370DF9" w:rsidRPr="00145984">
          <w:rPr>
            <w:rFonts w:cstheme="minorHAnsi"/>
          </w:rPr>
          <w:t xml:space="preserve">The college student attempts to </w:t>
        </w:r>
        <w:del w:id="1002" w:author="Naomi Nash" w:date="2022-05-02T17:25:00Z">
          <w:r w:rsidR="54370DF9" w:rsidRPr="00145984" w:rsidDel="003973F0">
            <w:rPr>
              <w:rFonts w:cstheme="minorHAnsi"/>
            </w:rPr>
            <w:delText>initiate</w:delText>
          </w:r>
        </w:del>
      </w:ins>
      <w:ins w:id="1003" w:author="Naomi Nash" w:date="2022-05-02T17:25:00Z">
        <w:r w:rsidR="003973F0">
          <w:rPr>
            <w:rFonts w:cstheme="minorHAnsi"/>
          </w:rPr>
          <w:t>create</w:t>
        </w:r>
      </w:ins>
      <w:ins w:id="1004" w:author="Daria Pacheco" w:date="2022-04-23T02:14:00Z">
        <w:r w:rsidR="54370DF9" w:rsidRPr="00145984">
          <w:rPr>
            <w:rFonts w:cstheme="minorHAnsi"/>
          </w:rPr>
          <w:t xml:space="preserve"> th</w:t>
        </w:r>
      </w:ins>
      <w:ins w:id="1005" w:author="Naomi Nash" w:date="2022-05-02T17:25:00Z">
        <w:r w:rsidR="00135EAF">
          <w:rPr>
            <w:rFonts w:cstheme="minorHAnsi"/>
          </w:rPr>
          <w:t>e previously described</w:t>
        </w:r>
      </w:ins>
      <w:ins w:id="1006" w:author="Daria Pacheco" w:date="2022-04-23T02:14:00Z">
        <w:del w:id="1007" w:author="Naomi Nash" w:date="2022-05-02T17:25:00Z">
          <w:r w:rsidR="54370DF9" w:rsidRPr="00145984" w:rsidDel="00135EAF">
            <w:rPr>
              <w:rFonts w:cstheme="minorHAnsi"/>
            </w:rPr>
            <w:delText>is</w:delText>
          </w:r>
        </w:del>
        <w:r w:rsidR="54370DF9" w:rsidRPr="00145984">
          <w:rPr>
            <w:rFonts w:cstheme="minorHAnsi"/>
          </w:rPr>
          <w:t xml:space="preserve"> application with great care. There are too many factors they need to consider. The two main objectives are security and the differences in cameras. In order to navigate the application with ease, while paying close attention to peoples’ privacy, this application would need to contain security software and a focus tool for the cameras.</w:t>
        </w:r>
      </w:ins>
    </w:p>
    <w:p w14:paraId="4409D574" w14:textId="484E92A4" w:rsidR="001F77E4" w:rsidRPr="00145984" w:rsidRDefault="001F77E4">
      <w:pPr>
        <w:rPr>
          <w:rFonts w:cstheme="minorHAnsi"/>
        </w:rPr>
      </w:pPr>
    </w:p>
    <w:p w14:paraId="5FE8040F" w14:textId="77777777" w:rsidR="00ED29BB" w:rsidRPr="00145984" w:rsidRDefault="00ED29BB" w:rsidP="001F77E4">
      <w:pPr>
        <w:rPr>
          <w:ins w:id="1008" w:author="Naomi Nash" w:date="2022-04-22T22:35:00Z"/>
          <w:rFonts w:cstheme="minorHAnsi"/>
          <w:b/>
          <w:bCs/>
        </w:rPr>
      </w:pPr>
    </w:p>
    <w:p w14:paraId="095C6CB5" w14:textId="08DF2F5D" w:rsidR="001F77E4" w:rsidRPr="00145984" w:rsidDel="000818A6" w:rsidRDefault="001F77E4" w:rsidP="001F77E4">
      <w:pPr>
        <w:rPr>
          <w:del w:id="1009" w:author="Naomi Nash" w:date="2022-04-29T22:29:00Z"/>
          <w:rFonts w:cstheme="minorHAnsi"/>
        </w:rPr>
      </w:pPr>
      <w:commentRangeStart w:id="1010"/>
      <w:commentRangeStart w:id="1011"/>
      <w:r w:rsidRPr="00145984">
        <w:rPr>
          <w:rFonts w:cstheme="minorHAnsi"/>
          <w:b/>
          <w:bCs/>
        </w:rPr>
        <w:t>1.</w:t>
      </w:r>
      <w:ins w:id="1012" w:author="Naomi Nash" w:date="2022-04-29T22:41:00Z">
        <w:r w:rsidR="00C7470F" w:rsidRPr="00145984">
          <w:rPr>
            <w:rFonts w:cstheme="minorHAnsi"/>
            <w:b/>
            <w:bCs/>
          </w:rPr>
          <w:t>6</w:t>
        </w:r>
      </w:ins>
      <w:del w:id="1013" w:author="Naomi Nash" w:date="2022-04-18T22:46:00Z">
        <w:r w:rsidRPr="00145984" w:rsidDel="000F63BB">
          <w:rPr>
            <w:rFonts w:cstheme="minorHAnsi"/>
            <w:b/>
            <w:bCs/>
          </w:rPr>
          <w:delText>4</w:delText>
        </w:r>
      </w:del>
      <w:r w:rsidRPr="00145984">
        <w:rPr>
          <w:rFonts w:cstheme="minorHAnsi"/>
          <w:b/>
          <w:bCs/>
        </w:rPr>
        <w:t xml:space="preserve"> </w:t>
      </w:r>
      <w:bookmarkStart w:id="1014" w:name="InitialFeatures"/>
      <w:r w:rsidRPr="00145984">
        <w:rPr>
          <w:rFonts w:cstheme="minorHAnsi"/>
          <w:b/>
          <w:bCs/>
        </w:rPr>
        <w:t>INTIIAL FEATURES</w:t>
      </w:r>
      <w:commentRangeEnd w:id="1010"/>
      <w:r w:rsidR="00DD1962" w:rsidRPr="00145984">
        <w:rPr>
          <w:rStyle w:val="CommentReference"/>
          <w:rFonts w:cstheme="minorHAnsi"/>
        </w:rPr>
        <w:commentReference w:id="1010"/>
      </w:r>
      <w:commentRangeEnd w:id="1011"/>
      <w:r w:rsidR="006D6877" w:rsidRPr="00145984">
        <w:rPr>
          <w:rStyle w:val="CommentReference"/>
          <w:rFonts w:cstheme="minorHAnsi"/>
        </w:rPr>
        <w:commentReference w:id="1011"/>
      </w:r>
      <w:bookmarkEnd w:id="1014"/>
    </w:p>
    <w:p w14:paraId="1B7DD2DC" w14:textId="2E56CA94" w:rsidR="00D33C51" w:rsidRPr="00145984" w:rsidRDefault="00D33C51" w:rsidP="00D33C51">
      <w:pPr>
        <w:rPr>
          <w:rFonts w:cstheme="minorHAnsi"/>
        </w:rPr>
      </w:pPr>
      <w:del w:id="1015" w:author="Naomi Nash" w:date="2022-04-29T22:27:00Z">
        <w:r w:rsidRPr="00145984" w:rsidDel="00273DAE">
          <w:rPr>
            <w:rFonts w:cstheme="minorHAnsi"/>
          </w:rPr>
          <w:delText>Google lens</w:delText>
        </w:r>
      </w:del>
      <w:ins w:id="1016" w:author="Naomi Nash" w:date="2022-04-18T23:10:00Z">
        <w:del w:id="1017" w:author="Naomi Nash" w:date="2022-04-29T22:27:00Z">
          <w:r w:rsidRPr="00145984" w:rsidDel="00273DAE">
            <w:rPr>
              <w:rFonts w:cstheme="minorHAnsi"/>
            </w:rPr>
            <w:delText xml:space="preserve"> </w:delText>
          </w:r>
        </w:del>
      </w:ins>
      <w:del w:id="1018" w:author="Naomi Nash" w:date="2022-04-29T22:27:00Z">
        <w:r w:rsidRPr="00145984" w:rsidDel="00273DAE">
          <w:rPr>
            <w:rFonts w:cstheme="minorHAnsi"/>
          </w:rPr>
          <w:delText xml:space="preserve">to find prices </w:delText>
        </w:r>
      </w:del>
      <w:del w:id="1019" w:author="Naomi Nash" w:date="2022-04-18T23:11:00Z">
        <w:r w:rsidRPr="00145984" w:rsidDel="00DC0CAC">
          <w:rPr>
            <w:rFonts w:cstheme="minorHAnsi"/>
          </w:rPr>
          <w:delText xml:space="preserve">and brands of clothing </w:delText>
        </w:r>
      </w:del>
    </w:p>
    <w:p w14:paraId="450F0A27" w14:textId="0CEB4F51" w:rsidR="00D33C51" w:rsidRPr="00145984" w:rsidRDefault="000818A6" w:rsidP="000D1DB7">
      <w:pPr>
        <w:ind w:firstLine="360"/>
        <w:rPr>
          <w:ins w:id="1020" w:author="Naomi Nash" w:date="2022-04-18T23:11:00Z"/>
          <w:rFonts w:cstheme="minorHAnsi"/>
        </w:rPr>
        <w:pPrChange w:id="1021" w:author="Naomi Nash" w:date="2022-05-01T21:45:00Z">
          <w:pPr/>
        </w:pPrChange>
      </w:pPr>
      <w:ins w:id="1022" w:author="Naomi Nash" w:date="2022-04-29T22:29:00Z">
        <w:r w:rsidRPr="00145984">
          <w:rPr>
            <w:rFonts w:cstheme="minorHAnsi"/>
          </w:rPr>
          <w:t>1</w:t>
        </w:r>
      </w:ins>
      <w:ins w:id="1023" w:author="Naomi Nash" w:date="2022-04-18T23:10:00Z">
        <w:r w:rsidR="004961FF" w:rsidRPr="00145984">
          <w:rPr>
            <w:rFonts w:cstheme="minorHAnsi"/>
          </w:rPr>
          <w:t xml:space="preserve">) </w:t>
        </w:r>
      </w:ins>
      <w:r w:rsidR="00D33C51" w:rsidRPr="00145984">
        <w:rPr>
          <w:rFonts w:cstheme="minorHAnsi"/>
        </w:rPr>
        <w:t>Upload</w:t>
      </w:r>
      <w:ins w:id="1024" w:author="Naomi Nash" w:date="2022-04-18T23:11:00Z">
        <w:r w:rsidR="00F41F8E" w:rsidRPr="00145984">
          <w:rPr>
            <w:rFonts w:cstheme="minorHAnsi"/>
          </w:rPr>
          <w:t xml:space="preserve"> page for </w:t>
        </w:r>
        <w:r w:rsidR="0031377A" w:rsidRPr="00145984">
          <w:rPr>
            <w:rFonts w:cstheme="minorHAnsi"/>
          </w:rPr>
          <w:t xml:space="preserve">adding clothes from a user’s closet to their </w:t>
        </w:r>
        <w:r w:rsidR="004C2DB4" w:rsidRPr="00145984">
          <w:rPr>
            <w:rFonts w:cstheme="minorHAnsi"/>
          </w:rPr>
          <w:t>Deck of Cards</w:t>
        </w:r>
      </w:ins>
      <w:del w:id="1025" w:author="Naomi Nash" w:date="2022-04-18T23:11:00Z">
        <w:r w:rsidR="00D33C51" w:rsidRPr="00145984" w:rsidDel="007C6824">
          <w:rPr>
            <w:rFonts w:cstheme="minorHAnsi"/>
          </w:rPr>
          <w:delText xml:space="preserve"> and collage uploaded photos</w:delText>
        </w:r>
      </w:del>
    </w:p>
    <w:p w14:paraId="125AE03E" w14:textId="189E623C" w:rsidR="007C6824" w:rsidRPr="00145984" w:rsidRDefault="000818A6" w:rsidP="000D1DB7">
      <w:pPr>
        <w:ind w:firstLine="360"/>
        <w:rPr>
          <w:ins w:id="1026" w:author="Naomi Nash" w:date="2022-04-18T23:12:00Z"/>
          <w:rFonts w:cstheme="minorHAnsi"/>
        </w:rPr>
        <w:pPrChange w:id="1027" w:author="Naomi Nash" w:date="2022-05-01T21:45:00Z">
          <w:pPr/>
        </w:pPrChange>
      </w:pPr>
      <w:ins w:id="1028" w:author="Naomi Nash" w:date="2022-04-29T22:29:00Z">
        <w:r w:rsidRPr="00145984">
          <w:rPr>
            <w:rFonts w:cstheme="minorHAnsi"/>
          </w:rPr>
          <w:t>2</w:t>
        </w:r>
      </w:ins>
      <w:ins w:id="1029" w:author="Naomi Nash" w:date="2022-04-18T23:11:00Z">
        <w:r w:rsidR="007C6824" w:rsidRPr="00145984">
          <w:rPr>
            <w:rFonts w:cstheme="minorHAnsi"/>
          </w:rPr>
          <w:t xml:space="preserve">) Collage </w:t>
        </w:r>
      </w:ins>
      <w:ins w:id="1030" w:author="Naomi Nash" w:date="2022-04-18T23:12:00Z">
        <w:r w:rsidR="007C6824" w:rsidRPr="00145984">
          <w:rPr>
            <w:rFonts w:cstheme="minorHAnsi"/>
          </w:rPr>
          <w:t xml:space="preserve">page for creating </w:t>
        </w:r>
      </w:ins>
      <w:ins w:id="1031" w:author="Naomi Nash" w:date="2022-05-01T20:24:00Z">
        <w:r w:rsidR="00184836" w:rsidRPr="00145984">
          <w:rPr>
            <w:rFonts w:cstheme="minorHAnsi"/>
          </w:rPr>
          <w:t>Outfit Cards</w:t>
        </w:r>
      </w:ins>
      <w:ins w:id="1032" w:author="Naomi Nash" w:date="2022-04-18T23:12:00Z">
        <w:r w:rsidR="007C6824" w:rsidRPr="00145984">
          <w:rPr>
            <w:rFonts w:cstheme="minorHAnsi"/>
          </w:rPr>
          <w:t xml:space="preserve"> from </w:t>
        </w:r>
      </w:ins>
      <w:ins w:id="1033" w:author="Naomi Nash" w:date="2022-05-01T20:24:00Z">
        <w:r w:rsidR="00184836" w:rsidRPr="00145984">
          <w:rPr>
            <w:rFonts w:cstheme="minorHAnsi"/>
          </w:rPr>
          <w:t>Drip Cards</w:t>
        </w:r>
      </w:ins>
    </w:p>
    <w:p w14:paraId="55B09105" w14:textId="0DE63BAC" w:rsidR="007C6824" w:rsidRPr="00145984" w:rsidRDefault="000818A6" w:rsidP="000D1DB7">
      <w:pPr>
        <w:ind w:firstLine="360"/>
        <w:rPr>
          <w:ins w:id="1034" w:author="Naomi Nash" w:date="2022-04-29T22:28:00Z"/>
          <w:rFonts w:cstheme="minorHAnsi"/>
        </w:rPr>
        <w:pPrChange w:id="1035" w:author="Naomi Nash" w:date="2022-05-01T21:45:00Z">
          <w:pPr/>
        </w:pPrChange>
      </w:pPr>
      <w:ins w:id="1036" w:author="Naomi Nash" w:date="2022-04-29T22:29:00Z">
        <w:r w:rsidRPr="00145984">
          <w:rPr>
            <w:rFonts w:cstheme="minorHAnsi"/>
          </w:rPr>
          <w:t>3</w:t>
        </w:r>
      </w:ins>
      <w:ins w:id="1037" w:author="Naomi Nash" w:date="2022-04-18T23:12:00Z">
        <w:r w:rsidR="007C6824" w:rsidRPr="00145984">
          <w:rPr>
            <w:rFonts w:cstheme="minorHAnsi"/>
          </w:rPr>
          <w:t xml:space="preserve">) </w:t>
        </w:r>
      </w:ins>
      <w:ins w:id="1038" w:author="Naomi Nash" w:date="2022-05-02T17:26:00Z">
        <w:r w:rsidR="000C376C">
          <w:rPr>
            <w:rFonts w:cstheme="minorHAnsi"/>
          </w:rPr>
          <w:t>Drip Deck</w:t>
        </w:r>
      </w:ins>
      <w:ins w:id="1039" w:author="Naomi Nash" w:date="2022-04-18T23:12:00Z">
        <w:r w:rsidR="00F806F1" w:rsidRPr="00145984">
          <w:rPr>
            <w:rFonts w:cstheme="minorHAnsi"/>
          </w:rPr>
          <w:t xml:space="preserve"> </w:t>
        </w:r>
        <w:r w:rsidR="00C14915" w:rsidRPr="00145984">
          <w:rPr>
            <w:rFonts w:cstheme="minorHAnsi"/>
          </w:rPr>
          <w:t xml:space="preserve">page for seeing a user’s closet of </w:t>
        </w:r>
      </w:ins>
      <w:ins w:id="1040" w:author="Naomi Nash" w:date="2022-05-01T20:24:00Z">
        <w:r w:rsidR="00184836" w:rsidRPr="00145984">
          <w:rPr>
            <w:rFonts w:cstheme="minorHAnsi"/>
          </w:rPr>
          <w:t>Drip Cards</w:t>
        </w:r>
      </w:ins>
    </w:p>
    <w:p w14:paraId="408B6200" w14:textId="70DF8C16" w:rsidR="00F154B4" w:rsidRPr="00145984" w:rsidRDefault="000818A6" w:rsidP="000D1DB7">
      <w:pPr>
        <w:ind w:firstLine="360"/>
        <w:rPr>
          <w:ins w:id="1041" w:author="Naomi Nash" w:date="2022-04-29T22:28:00Z"/>
          <w:rFonts w:cstheme="minorHAnsi"/>
        </w:rPr>
        <w:pPrChange w:id="1042" w:author="Naomi Nash" w:date="2022-05-01T21:45:00Z">
          <w:pPr/>
        </w:pPrChange>
      </w:pPr>
      <w:ins w:id="1043" w:author="Naomi Nash" w:date="2022-04-29T22:29:00Z">
        <w:r w:rsidRPr="00145984">
          <w:rPr>
            <w:rFonts w:cstheme="minorHAnsi"/>
          </w:rPr>
          <w:t xml:space="preserve">4) </w:t>
        </w:r>
      </w:ins>
      <w:ins w:id="1044" w:author="Naomi Nash" w:date="2022-04-29T22:28:00Z">
        <w:r w:rsidR="00F154B4" w:rsidRPr="00145984">
          <w:rPr>
            <w:rFonts w:cstheme="minorHAnsi"/>
          </w:rPr>
          <w:t xml:space="preserve">World Map, locked behind subscription, to see </w:t>
        </w:r>
      </w:ins>
      <w:ins w:id="1045" w:author="Naomi Nash" w:date="2022-05-01T20:24:00Z">
        <w:r w:rsidR="00184836" w:rsidRPr="00145984">
          <w:rPr>
            <w:rFonts w:cstheme="minorHAnsi"/>
          </w:rPr>
          <w:t>Outfit Cards</w:t>
        </w:r>
      </w:ins>
      <w:ins w:id="1046" w:author="Naomi Nash" w:date="2022-04-29T22:28:00Z">
        <w:r w:rsidR="00F154B4" w:rsidRPr="00145984">
          <w:rPr>
            <w:rFonts w:cstheme="minorHAnsi"/>
          </w:rPr>
          <w:t xml:space="preserve"> others have created</w:t>
        </w:r>
      </w:ins>
    </w:p>
    <w:p w14:paraId="070BD883" w14:textId="688C0592" w:rsidR="009C6F2F" w:rsidRPr="00145984" w:rsidRDefault="000818A6" w:rsidP="000D1DB7">
      <w:pPr>
        <w:ind w:left="360"/>
        <w:rPr>
          <w:rFonts w:cstheme="minorHAnsi"/>
        </w:rPr>
        <w:pPrChange w:id="1047" w:author="Naomi Nash" w:date="2022-05-01T21:45:00Z">
          <w:pPr/>
        </w:pPrChange>
      </w:pPr>
      <w:ins w:id="1048" w:author="Naomi Nash" w:date="2022-04-29T22:29:00Z">
        <w:r w:rsidRPr="00145984">
          <w:rPr>
            <w:rFonts w:cstheme="minorHAnsi"/>
          </w:rPr>
          <w:t xml:space="preserve">5) </w:t>
        </w:r>
      </w:ins>
      <w:ins w:id="1049" w:author="Naomi Nash" w:date="2022-05-01T20:24:00Z">
        <w:r w:rsidR="00184836" w:rsidRPr="00145984">
          <w:rPr>
            <w:rFonts w:cstheme="minorHAnsi"/>
          </w:rPr>
          <w:t>Outfit Card</w:t>
        </w:r>
      </w:ins>
      <w:ins w:id="1050" w:author="Naomi Nash" w:date="2022-04-29T22:28:00Z">
        <w:r w:rsidRPr="00145984">
          <w:rPr>
            <w:rFonts w:cstheme="minorHAnsi"/>
          </w:rPr>
          <w:t xml:space="preserve"> randomizer tool that takes a user’s </w:t>
        </w:r>
      </w:ins>
      <w:ins w:id="1051" w:author="Naomi Nash" w:date="2022-05-01T20:24:00Z">
        <w:r w:rsidR="00184836" w:rsidRPr="00145984">
          <w:rPr>
            <w:rFonts w:cstheme="minorHAnsi"/>
          </w:rPr>
          <w:t>Drip Cards</w:t>
        </w:r>
      </w:ins>
      <w:ins w:id="1052" w:author="Naomi Nash" w:date="2022-04-29T22:28:00Z">
        <w:r w:rsidRPr="00145984">
          <w:rPr>
            <w:rFonts w:cstheme="minorHAnsi"/>
          </w:rPr>
          <w:t xml:space="preserve"> and randomizes them into a brand new </w:t>
        </w:r>
      </w:ins>
      <w:ins w:id="1053" w:author="Naomi Nash" w:date="2022-05-01T21:45:00Z">
        <w:r w:rsidR="000D1DB7" w:rsidRPr="00145984">
          <w:rPr>
            <w:rFonts w:cstheme="minorHAnsi"/>
          </w:rPr>
          <w:t xml:space="preserve"> </w:t>
        </w:r>
      </w:ins>
      <w:ins w:id="1054" w:author="Naomi Nash" w:date="2022-05-01T20:24:00Z">
        <w:r w:rsidR="00184836" w:rsidRPr="00145984">
          <w:rPr>
            <w:rFonts w:cstheme="minorHAnsi"/>
          </w:rPr>
          <w:t>Outfit Card</w:t>
        </w:r>
      </w:ins>
    </w:p>
    <w:p w14:paraId="0B2A0ED9" w14:textId="6ACC21A0" w:rsidR="001F77E4" w:rsidRPr="00145984" w:rsidRDefault="000818A6" w:rsidP="000D1DB7">
      <w:pPr>
        <w:ind w:firstLine="360"/>
        <w:rPr>
          <w:ins w:id="1055" w:author="Naomi Nash" w:date="2022-04-18T23:13:00Z"/>
          <w:rFonts w:cstheme="minorHAnsi"/>
        </w:rPr>
        <w:pPrChange w:id="1056" w:author="Naomi Nash" w:date="2022-05-01T21:45:00Z">
          <w:pPr/>
        </w:pPrChange>
      </w:pPr>
      <w:ins w:id="1057" w:author="Naomi Nash" w:date="2022-04-29T22:29:00Z">
        <w:r w:rsidRPr="00145984">
          <w:rPr>
            <w:rFonts w:cstheme="minorHAnsi"/>
          </w:rPr>
          <w:t>6</w:t>
        </w:r>
      </w:ins>
      <w:ins w:id="1058" w:author="Naomi Nash" w:date="2022-04-18T23:10:00Z">
        <w:r w:rsidR="00C50C34" w:rsidRPr="00145984">
          <w:rPr>
            <w:rFonts w:cstheme="minorHAnsi"/>
          </w:rPr>
          <w:t xml:space="preserve">) </w:t>
        </w:r>
      </w:ins>
      <w:r w:rsidR="00D33C51" w:rsidRPr="00145984">
        <w:rPr>
          <w:rFonts w:cstheme="minorHAnsi"/>
        </w:rPr>
        <w:t>Timer th</w:t>
      </w:r>
      <w:ins w:id="1059" w:author="Naomi Nash" w:date="2022-04-29T22:28:00Z">
        <w:r w:rsidRPr="00145984">
          <w:rPr>
            <w:rFonts w:cstheme="minorHAnsi"/>
          </w:rPr>
          <w:t>a</w:t>
        </w:r>
      </w:ins>
      <w:del w:id="1060" w:author="Naomi Nash" w:date="2022-04-29T22:28:00Z">
        <w:r w:rsidR="00D33C51" w:rsidRPr="00145984" w:rsidDel="000818A6">
          <w:rPr>
            <w:rFonts w:cstheme="minorHAnsi"/>
          </w:rPr>
          <w:delText>a</w:delText>
        </w:r>
      </w:del>
      <w:r w:rsidR="00D33C51" w:rsidRPr="00145984">
        <w:rPr>
          <w:rFonts w:cstheme="minorHAnsi"/>
        </w:rPr>
        <w:t>t says how long an item has not been used for a collage</w:t>
      </w:r>
    </w:p>
    <w:p w14:paraId="5E77DE59" w14:textId="5794CA6F" w:rsidR="00273DAE" w:rsidRPr="00145984" w:rsidRDefault="000818A6" w:rsidP="000D1DB7">
      <w:pPr>
        <w:ind w:firstLine="360"/>
        <w:rPr>
          <w:ins w:id="1061" w:author="Naomi Nash" w:date="2022-04-29T22:27:00Z"/>
          <w:rFonts w:cstheme="minorHAnsi"/>
        </w:rPr>
        <w:pPrChange w:id="1062" w:author="Naomi Nash" w:date="2022-05-01T21:45:00Z">
          <w:pPr/>
        </w:pPrChange>
      </w:pPr>
      <w:ins w:id="1063" w:author="Naomi Nash" w:date="2022-04-29T22:29:00Z">
        <w:r w:rsidRPr="00145984">
          <w:rPr>
            <w:rFonts w:cstheme="minorHAnsi"/>
          </w:rPr>
          <w:t>7</w:t>
        </w:r>
      </w:ins>
      <w:ins w:id="1064" w:author="Naomi Nash" w:date="2022-04-18T23:13:00Z">
        <w:r w:rsidR="00C14915" w:rsidRPr="00145984">
          <w:rPr>
            <w:rFonts w:cstheme="minorHAnsi"/>
          </w:rPr>
          <w:t xml:space="preserve">) </w:t>
        </w:r>
      </w:ins>
      <w:ins w:id="1065" w:author="Naomi Nash" w:date="2022-04-29T22:27:00Z">
        <w:r w:rsidR="00273DAE" w:rsidRPr="00145984">
          <w:rPr>
            <w:rFonts w:cstheme="minorHAnsi"/>
          </w:rPr>
          <w:t>Cloud Vision API Google lens tool used to find clothing items and prices from World Map</w:t>
        </w:r>
      </w:ins>
    </w:p>
    <w:p w14:paraId="09911B41" w14:textId="77777777" w:rsidR="00273DAE" w:rsidRPr="00145984" w:rsidDel="009E5AAD" w:rsidRDefault="00273DAE" w:rsidP="00D33C51">
      <w:pPr>
        <w:rPr>
          <w:del w:id="1066" w:author="Naomi Nash" w:date="2022-05-01T21:27:00Z"/>
          <w:rFonts w:cstheme="minorHAnsi"/>
        </w:rPr>
      </w:pPr>
    </w:p>
    <w:p w14:paraId="0D60B06E" w14:textId="77777777" w:rsidR="002805D6" w:rsidRPr="00145984" w:rsidRDefault="002805D6" w:rsidP="00D33C51">
      <w:pPr>
        <w:rPr>
          <w:rFonts w:cstheme="minorHAnsi"/>
        </w:rPr>
      </w:pPr>
    </w:p>
    <w:p w14:paraId="1446AE04" w14:textId="19CE5B24" w:rsidR="00D33C51" w:rsidRPr="00145984" w:rsidRDefault="00D33C51" w:rsidP="00D33C51">
      <w:pPr>
        <w:rPr>
          <w:rFonts w:cstheme="minorHAnsi"/>
          <w:i/>
          <w:iCs/>
          <w:rPrChange w:id="1067" w:author="Naomi Nash" w:date="2022-05-01T22:21:00Z">
            <w:rPr>
              <w:b/>
              <w:bCs/>
            </w:rPr>
          </w:rPrChange>
        </w:rPr>
      </w:pPr>
      <w:commentRangeStart w:id="1068"/>
      <w:commentRangeStart w:id="1069"/>
      <w:r w:rsidRPr="00145984">
        <w:rPr>
          <w:rFonts w:cstheme="minorHAnsi"/>
          <w:b/>
          <w:bCs/>
        </w:rPr>
        <w:t>1.</w:t>
      </w:r>
      <w:ins w:id="1070" w:author="Naomi Nash" w:date="2022-04-29T22:41:00Z">
        <w:r w:rsidR="00C7470F" w:rsidRPr="00145984">
          <w:rPr>
            <w:rFonts w:cstheme="minorHAnsi"/>
            <w:b/>
            <w:bCs/>
          </w:rPr>
          <w:t>7</w:t>
        </w:r>
      </w:ins>
      <w:del w:id="1071" w:author="Naomi Nash" w:date="2022-04-18T22:46:00Z">
        <w:r w:rsidRPr="00145984" w:rsidDel="000F63BB">
          <w:rPr>
            <w:rFonts w:cstheme="minorHAnsi"/>
            <w:b/>
            <w:bCs/>
          </w:rPr>
          <w:delText>5</w:delText>
        </w:r>
      </w:del>
      <w:r w:rsidRPr="00145984">
        <w:rPr>
          <w:rFonts w:cstheme="minorHAnsi"/>
          <w:b/>
          <w:bCs/>
        </w:rPr>
        <w:t xml:space="preserve"> </w:t>
      </w:r>
      <w:bookmarkStart w:id="1072" w:name="UserStories"/>
      <w:r w:rsidRPr="00145984">
        <w:rPr>
          <w:rFonts w:cstheme="minorHAnsi"/>
          <w:b/>
          <w:bCs/>
        </w:rPr>
        <w:t>USER STORIES</w:t>
      </w:r>
      <w:commentRangeEnd w:id="1068"/>
      <w:r w:rsidR="00F557B5" w:rsidRPr="00145984">
        <w:rPr>
          <w:rStyle w:val="CommentReference"/>
          <w:rFonts w:cstheme="minorHAnsi"/>
        </w:rPr>
        <w:commentReference w:id="1068"/>
      </w:r>
      <w:commentRangeEnd w:id="1069"/>
      <w:r w:rsidR="00C71410" w:rsidRPr="00145984">
        <w:rPr>
          <w:rStyle w:val="CommentReference"/>
          <w:rFonts w:cstheme="minorHAnsi"/>
        </w:rPr>
        <w:commentReference w:id="1069"/>
      </w:r>
      <w:bookmarkEnd w:id="1072"/>
      <w:ins w:id="1073" w:author="Naomi Nash" w:date="2022-04-29T22:29:00Z">
        <w:r w:rsidR="000818A6" w:rsidRPr="00145984">
          <w:rPr>
            <w:rFonts w:cstheme="minorHAnsi"/>
            <w:b/>
            <w:bCs/>
          </w:rPr>
          <w:tab/>
        </w:r>
        <w:r w:rsidR="000818A6" w:rsidRPr="00145984">
          <w:rPr>
            <w:rFonts w:cstheme="minorHAnsi"/>
            <w:i/>
            <w:iCs/>
            <w:rPrChange w:id="1074" w:author="Naomi Nash" w:date="2022-05-01T22:21:00Z">
              <w:rPr>
                <w:b/>
                <w:bCs/>
              </w:rPr>
            </w:rPrChange>
          </w:rPr>
          <w:t>(</w:t>
        </w:r>
        <w:r w:rsidR="003843A0" w:rsidRPr="00145984">
          <w:rPr>
            <w:rFonts w:cstheme="minorHAnsi"/>
            <w:i/>
            <w:iCs/>
            <w:rPrChange w:id="1075" w:author="Naomi Nash" w:date="2022-05-01T22:21:00Z">
              <w:rPr>
                <w:b/>
                <w:bCs/>
              </w:rPr>
            </w:rPrChange>
          </w:rPr>
          <w:t xml:space="preserve">*Note: Each User Story automatically utilizes Initial Features 1, 2, </w:t>
        </w:r>
      </w:ins>
      <w:ins w:id="1076" w:author="Naomi Nash" w:date="2022-04-29T22:30:00Z">
        <w:r w:rsidR="0000259A" w:rsidRPr="00145984">
          <w:rPr>
            <w:rFonts w:cstheme="minorHAnsi"/>
            <w:i/>
            <w:iCs/>
            <w:rPrChange w:id="1077" w:author="Naomi Nash" w:date="2022-05-01T22:21:00Z">
              <w:rPr>
                <w:b/>
                <w:bCs/>
              </w:rPr>
            </w:rPrChange>
          </w:rPr>
          <w:t xml:space="preserve">and 3. </w:t>
        </w:r>
        <w:r w:rsidR="002D0FCE" w:rsidRPr="00145984">
          <w:rPr>
            <w:rFonts w:cstheme="minorHAnsi"/>
            <w:i/>
            <w:iCs/>
            <w:rPrChange w:id="1078" w:author="Naomi Nash" w:date="2022-05-01T22:21:00Z">
              <w:rPr>
                <w:b/>
                <w:bCs/>
              </w:rPr>
            </w:rPrChange>
          </w:rPr>
          <w:t>The</w:t>
        </w:r>
        <w:r w:rsidR="002D0FCE" w:rsidRPr="00145984">
          <w:rPr>
            <w:rFonts w:cstheme="minorHAnsi"/>
            <w:i/>
            <w:iCs/>
            <w:rPrChange w:id="1079" w:author="Naomi Nash" w:date="2022-05-01T22:21:00Z">
              <w:rPr>
                <w:b/>
                <w:bCs/>
              </w:rPr>
            </w:rPrChange>
          </w:rPr>
          <w:br/>
        </w:r>
        <w:r w:rsidR="002D0FCE" w:rsidRPr="00145984">
          <w:rPr>
            <w:rFonts w:cstheme="minorHAnsi"/>
            <w:i/>
            <w:iCs/>
            <w:rPrChange w:id="1080" w:author="Naomi Nash" w:date="2022-05-01T22:21:00Z">
              <w:rPr>
                <w:b/>
                <w:bCs/>
              </w:rPr>
            </w:rPrChange>
          </w:rPr>
          <w:tab/>
        </w:r>
        <w:r w:rsidR="002D0FCE" w:rsidRPr="00145984">
          <w:rPr>
            <w:rFonts w:cstheme="minorHAnsi"/>
            <w:i/>
            <w:iCs/>
            <w:rPrChange w:id="1081" w:author="Naomi Nash" w:date="2022-05-01T22:21:00Z">
              <w:rPr>
                <w:b/>
                <w:bCs/>
              </w:rPr>
            </w:rPrChange>
          </w:rPr>
          <w:tab/>
        </w:r>
        <w:r w:rsidR="002D0FCE" w:rsidRPr="00145984">
          <w:rPr>
            <w:rFonts w:cstheme="minorHAnsi"/>
            <w:i/>
            <w:iCs/>
            <w:rPrChange w:id="1082" w:author="Naomi Nash" w:date="2022-05-01T22:21:00Z">
              <w:rPr>
                <w:b/>
                <w:bCs/>
              </w:rPr>
            </w:rPrChange>
          </w:rPr>
          <w:tab/>
          <w:t xml:space="preserve">first and third </w:t>
        </w:r>
        <w:r w:rsidR="00425556" w:rsidRPr="00145984">
          <w:rPr>
            <w:rFonts w:cstheme="minorHAnsi"/>
            <w:i/>
            <w:iCs/>
            <w:rPrChange w:id="1083" w:author="Naomi Nash" w:date="2022-05-01T22:21:00Z">
              <w:rPr>
                <w:b/>
                <w:bCs/>
              </w:rPr>
            </w:rPrChange>
          </w:rPr>
          <w:t xml:space="preserve">User Story both also use </w:t>
        </w:r>
        <w:r w:rsidR="003C1C34" w:rsidRPr="00145984">
          <w:rPr>
            <w:rFonts w:cstheme="minorHAnsi"/>
            <w:i/>
            <w:iCs/>
            <w:rPrChange w:id="1084" w:author="Naomi Nash" w:date="2022-05-01T22:21:00Z">
              <w:rPr>
                <w:b/>
                <w:bCs/>
              </w:rPr>
            </w:rPrChange>
          </w:rPr>
          <w:t>Initial Feature 4)</w:t>
        </w:r>
      </w:ins>
    </w:p>
    <w:p w14:paraId="5FD075BB" w14:textId="4D132EAE" w:rsidR="00B03ACF" w:rsidRPr="00145984" w:rsidRDefault="00992C22">
      <w:pPr>
        <w:pStyle w:val="ListParagraph"/>
        <w:numPr>
          <w:ilvl w:val="0"/>
          <w:numId w:val="10"/>
        </w:numPr>
        <w:rPr>
          <w:rFonts w:cstheme="minorHAnsi"/>
        </w:rPr>
        <w:pPrChange w:id="1085" w:author="Naomi Nash" w:date="2022-04-18T23:25:00Z">
          <w:pPr/>
        </w:pPrChange>
      </w:pPr>
      <w:ins w:id="1086" w:author="Naomi Nash" w:date="2022-04-29T22:01:00Z">
        <w:r w:rsidRPr="00145984">
          <w:rPr>
            <w:rFonts w:cstheme="minorHAnsi"/>
            <w:rPrChange w:id="1087" w:author="Naomi Nash" w:date="2022-05-01T22:21:00Z">
              <w:rPr>
                <w:highlight w:val="yellow"/>
              </w:rPr>
            </w:rPrChange>
          </w:rPr>
          <w:t>DripQueen</w:t>
        </w:r>
        <w:r w:rsidR="007835EF" w:rsidRPr="00145984">
          <w:rPr>
            <w:rFonts w:cstheme="minorHAnsi"/>
            <w:rPrChange w:id="1088" w:author="Naomi Nash" w:date="2022-05-01T22:21:00Z">
              <w:rPr>
                <w:highlight w:val="yellow"/>
              </w:rPr>
            </w:rPrChange>
          </w:rPr>
          <w:t xml:space="preserve">369, a </w:t>
        </w:r>
        <w:r w:rsidR="00F2032B" w:rsidRPr="00145984">
          <w:rPr>
            <w:rFonts w:cstheme="minorHAnsi"/>
            <w:rPrChange w:id="1089" w:author="Naomi Nash" w:date="2022-05-01T22:21:00Z">
              <w:rPr>
                <w:highlight w:val="yellow"/>
              </w:rPr>
            </w:rPrChange>
          </w:rPr>
          <w:t>Drip Specialist</w:t>
        </w:r>
      </w:ins>
      <w:ins w:id="1090" w:author="Naomi Nash" w:date="2022-04-29T22:02:00Z">
        <w:r w:rsidR="00811E4E" w:rsidRPr="00145984">
          <w:rPr>
            <w:rFonts w:cstheme="minorHAnsi"/>
            <w:rPrChange w:id="1091" w:author="Naomi Nash" w:date="2022-05-01T22:21:00Z">
              <w:rPr>
                <w:highlight w:val="yellow"/>
              </w:rPr>
            </w:rPrChange>
          </w:rPr>
          <w:t xml:space="preserve"> on DripCards, wants to build</w:t>
        </w:r>
        <w:r w:rsidR="00703FFE" w:rsidRPr="00145984">
          <w:rPr>
            <w:rFonts w:cstheme="minorHAnsi"/>
            <w:rPrChange w:id="1092" w:author="Naomi Nash" w:date="2022-05-01T22:21:00Z">
              <w:rPr>
                <w:highlight w:val="yellow"/>
              </w:rPr>
            </w:rPrChange>
          </w:rPr>
          <w:t xml:space="preserve"> her influencer profile on </w:t>
        </w:r>
        <w:r w:rsidR="00FF3BB6" w:rsidRPr="00145984">
          <w:rPr>
            <w:rFonts w:cstheme="minorHAnsi"/>
            <w:rPrChange w:id="1093" w:author="Naomi Nash" w:date="2022-05-01T22:21:00Z">
              <w:rPr>
                <w:highlight w:val="yellow"/>
              </w:rPr>
            </w:rPrChange>
          </w:rPr>
          <w:t>t</w:t>
        </w:r>
      </w:ins>
      <w:ins w:id="1094" w:author="Naomi Nash" w:date="2022-04-29T22:03:00Z">
        <w:r w:rsidR="00FF3BB6" w:rsidRPr="00145984">
          <w:rPr>
            <w:rFonts w:cstheme="minorHAnsi"/>
            <w:rPrChange w:id="1095" w:author="Naomi Nash" w:date="2022-05-01T22:21:00Z">
              <w:rPr>
                <w:highlight w:val="yellow"/>
              </w:rPr>
            </w:rPrChange>
          </w:rPr>
          <w:t xml:space="preserve">he World Map by </w:t>
        </w:r>
      </w:ins>
      <w:ins w:id="1096" w:author="Naomi Nash" w:date="2022-04-29T22:02:00Z">
        <w:r w:rsidR="00563959" w:rsidRPr="00145984">
          <w:rPr>
            <w:rFonts w:cstheme="minorHAnsi"/>
            <w:rPrChange w:id="1097" w:author="Naomi Nash" w:date="2022-05-01T22:21:00Z">
              <w:rPr>
                <w:highlight w:val="yellow"/>
              </w:rPr>
            </w:rPrChange>
          </w:rPr>
          <w:t>post</w:t>
        </w:r>
      </w:ins>
      <w:ins w:id="1098" w:author="Naomi Nash" w:date="2022-04-29T22:03:00Z">
        <w:r w:rsidR="00FF3BB6" w:rsidRPr="00145984">
          <w:rPr>
            <w:rFonts w:cstheme="minorHAnsi"/>
            <w:rPrChange w:id="1099" w:author="Naomi Nash" w:date="2022-05-01T22:21:00Z">
              <w:rPr>
                <w:highlight w:val="yellow"/>
              </w:rPr>
            </w:rPrChange>
          </w:rPr>
          <w:t>ing</w:t>
        </w:r>
      </w:ins>
      <w:ins w:id="1100" w:author="Naomi Nash" w:date="2022-04-29T22:02:00Z">
        <w:r w:rsidR="00563959" w:rsidRPr="00145984">
          <w:rPr>
            <w:rFonts w:cstheme="minorHAnsi"/>
            <w:rPrChange w:id="1101" w:author="Naomi Nash" w:date="2022-05-01T22:21:00Z">
              <w:rPr>
                <w:highlight w:val="yellow"/>
              </w:rPr>
            </w:rPrChange>
          </w:rPr>
          <w:t xml:space="preserve"> often to the World Map</w:t>
        </w:r>
      </w:ins>
      <w:ins w:id="1102" w:author="Naomi Nash" w:date="2022-04-29T22:03:00Z">
        <w:r w:rsidR="00FF3BB6" w:rsidRPr="00145984">
          <w:rPr>
            <w:rFonts w:cstheme="minorHAnsi"/>
            <w:rPrChange w:id="1103" w:author="Naomi Nash" w:date="2022-05-01T22:21:00Z">
              <w:rPr>
                <w:highlight w:val="yellow"/>
              </w:rPr>
            </w:rPrChange>
          </w:rPr>
          <w:t xml:space="preserve"> for other users to see</w:t>
        </w:r>
      </w:ins>
      <w:ins w:id="1104" w:author="Naomi Nash" w:date="2022-04-18T23:25:00Z">
        <w:r w:rsidR="00A84DFD" w:rsidRPr="00145984">
          <w:rPr>
            <w:rFonts w:cstheme="minorHAnsi"/>
          </w:rPr>
          <w:t xml:space="preserve"> and find</w:t>
        </w:r>
      </w:ins>
      <w:ins w:id="1105" w:author="Naomi Nash" w:date="2022-04-29T22:03:00Z">
        <w:r w:rsidR="00FF3BB6" w:rsidRPr="00145984">
          <w:rPr>
            <w:rFonts w:cstheme="minorHAnsi"/>
            <w:rPrChange w:id="1106" w:author="Naomi Nash" w:date="2022-05-01T22:21:00Z">
              <w:rPr>
                <w:highlight w:val="yellow"/>
              </w:rPr>
            </w:rPrChange>
          </w:rPr>
          <w:t>ing o</w:t>
        </w:r>
      </w:ins>
      <w:ins w:id="1107" w:author="Naomi Nash" w:date="2022-04-18T23:25:00Z">
        <w:r w:rsidR="00D96A6E" w:rsidRPr="00145984">
          <w:rPr>
            <w:rFonts w:cstheme="minorHAnsi"/>
          </w:rPr>
          <w:t xml:space="preserve">ther user’s </w:t>
        </w:r>
      </w:ins>
      <w:ins w:id="1108" w:author="Naomi Nash" w:date="2022-05-01T20:24:00Z">
        <w:r w:rsidR="00184836" w:rsidRPr="00145984">
          <w:rPr>
            <w:rFonts w:cstheme="minorHAnsi"/>
          </w:rPr>
          <w:t>Outfit Card</w:t>
        </w:r>
      </w:ins>
      <w:ins w:id="1109" w:author="Naomi Nash" w:date="2022-04-18T23:26:00Z">
        <w:r w:rsidR="00D96A6E" w:rsidRPr="00145984">
          <w:rPr>
            <w:rFonts w:cstheme="minorHAnsi"/>
          </w:rPr>
          <w:t xml:space="preserve"> </w:t>
        </w:r>
        <w:r w:rsidR="00415B71" w:rsidRPr="00145984">
          <w:rPr>
            <w:rFonts w:cstheme="minorHAnsi"/>
          </w:rPr>
          <w:t>with cl</w:t>
        </w:r>
      </w:ins>
      <w:ins w:id="1110" w:author="Naomi Nash" w:date="2022-04-18T23:27:00Z">
        <w:r w:rsidR="00843A55" w:rsidRPr="00145984">
          <w:rPr>
            <w:rFonts w:cstheme="minorHAnsi"/>
          </w:rPr>
          <w:t xml:space="preserve">othing </w:t>
        </w:r>
      </w:ins>
      <w:ins w:id="1111" w:author="Naomi Nash" w:date="2022-04-29T22:03:00Z">
        <w:r w:rsidR="00266664" w:rsidRPr="00145984">
          <w:rPr>
            <w:rFonts w:cstheme="minorHAnsi"/>
            <w:rPrChange w:id="1112" w:author="Naomi Nash" w:date="2022-05-01T22:21:00Z">
              <w:rPr>
                <w:highlight w:val="yellow"/>
              </w:rPr>
            </w:rPrChange>
          </w:rPr>
          <w:t xml:space="preserve">she </w:t>
        </w:r>
      </w:ins>
      <w:ins w:id="1113" w:author="Naomi Nash" w:date="2022-04-18T23:27:00Z">
        <w:r w:rsidR="00843A55" w:rsidRPr="00145984">
          <w:rPr>
            <w:rFonts w:cstheme="minorHAnsi"/>
          </w:rPr>
          <w:t>like</w:t>
        </w:r>
      </w:ins>
      <w:ins w:id="1114" w:author="Naomi Nash" w:date="2022-04-29T22:03:00Z">
        <w:r w:rsidR="00266664" w:rsidRPr="00145984">
          <w:rPr>
            <w:rFonts w:cstheme="minorHAnsi"/>
            <w:rPrChange w:id="1115" w:author="Naomi Nash" w:date="2022-05-01T22:21:00Z">
              <w:rPr>
                <w:highlight w:val="yellow"/>
              </w:rPr>
            </w:rPrChange>
          </w:rPr>
          <w:t xml:space="preserve">s to gain inspiration from to post more of her own </w:t>
        </w:r>
      </w:ins>
      <w:ins w:id="1116" w:author="Naomi Nash" w:date="2022-05-01T20:24:00Z">
        <w:r w:rsidR="00184836" w:rsidRPr="00145984">
          <w:rPr>
            <w:rFonts w:cstheme="minorHAnsi"/>
          </w:rPr>
          <w:t>Outfit Cards</w:t>
        </w:r>
      </w:ins>
      <w:ins w:id="1117" w:author="Naomi Nash" w:date="2022-04-29T22:04:00Z">
        <w:r w:rsidR="00ED300C" w:rsidRPr="00145984">
          <w:rPr>
            <w:rFonts w:cstheme="minorHAnsi"/>
            <w:rPrChange w:id="1118" w:author="Naomi Nash" w:date="2022-05-01T22:21:00Z">
              <w:rPr>
                <w:highlight w:val="yellow"/>
              </w:rPr>
            </w:rPrChange>
          </w:rPr>
          <w:t xml:space="preserve">. She does this in the hopes to gain </w:t>
        </w:r>
        <w:r w:rsidR="00731BB3" w:rsidRPr="00145984">
          <w:rPr>
            <w:rFonts w:cstheme="minorHAnsi"/>
            <w:rPrChange w:id="1119" w:author="Naomi Nash" w:date="2022-05-01T22:21:00Z">
              <w:rPr>
                <w:highlight w:val="yellow"/>
              </w:rPr>
            </w:rPrChange>
          </w:rPr>
          <w:t>sponsorship</w:t>
        </w:r>
      </w:ins>
      <w:ins w:id="1120" w:author="Naomi Nash" w:date="2022-04-29T22:05:00Z">
        <w:r w:rsidR="00731BB3" w:rsidRPr="00145984">
          <w:rPr>
            <w:rFonts w:cstheme="minorHAnsi"/>
            <w:rPrChange w:id="1121" w:author="Naomi Nash" w:date="2022-05-01T22:21:00Z">
              <w:rPr>
                <w:highlight w:val="yellow"/>
              </w:rPr>
            </w:rPrChange>
          </w:rPr>
          <w:t>s</w:t>
        </w:r>
      </w:ins>
      <w:ins w:id="1122" w:author="Naomi Nash" w:date="2022-04-29T22:04:00Z">
        <w:r w:rsidR="00ED300C" w:rsidRPr="00145984">
          <w:rPr>
            <w:rFonts w:cstheme="minorHAnsi"/>
            <w:rPrChange w:id="1123" w:author="Naomi Nash" w:date="2022-05-01T22:21:00Z">
              <w:rPr>
                <w:highlight w:val="yellow"/>
              </w:rPr>
            </w:rPrChange>
          </w:rPr>
          <w:t xml:space="preserve"> from the </w:t>
        </w:r>
        <w:r w:rsidR="00731BB3" w:rsidRPr="00145984">
          <w:rPr>
            <w:rFonts w:cstheme="minorHAnsi"/>
            <w:rPrChange w:id="1124" w:author="Naomi Nash" w:date="2022-05-01T22:21:00Z">
              <w:rPr>
                <w:highlight w:val="yellow"/>
              </w:rPr>
            </w:rPrChange>
          </w:rPr>
          <w:t>c</w:t>
        </w:r>
        <w:r w:rsidR="00ED300C" w:rsidRPr="00145984">
          <w:rPr>
            <w:rFonts w:cstheme="minorHAnsi"/>
            <w:rPrChange w:id="1125" w:author="Naomi Nash" w:date="2022-05-01T22:21:00Z">
              <w:rPr>
                <w:highlight w:val="yellow"/>
              </w:rPr>
            </w:rPrChange>
          </w:rPr>
          <w:t xml:space="preserve">lothing </w:t>
        </w:r>
        <w:r w:rsidR="00731BB3" w:rsidRPr="00145984">
          <w:rPr>
            <w:rFonts w:cstheme="minorHAnsi"/>
            <w:rPrChange w:id="1126" w:author="Naomi Nash" w:date="2022-05-01T22:21:00Z">
              <w:rPr>
                <w:highlight w:val="yellow"/>
              </w:rPr>
            </w:rPrChange>
          </w:rPr>
          <w:t>b</w:t>
        </w:r>
        <w:r w:rsidR="00ED300C" w:rsidRPr="00145984">
          <w:rPr>
            <w:rFonts w:cstheme="minorHAnsi"/>
            <w:rPrChange w:id="1127" w:author="Naomi Nash" w:date="2022-05-01T22:21:00Z">
              <w:rPr>
                <w:highlight w:val="yellow"/>
              </w:rPr>
            </w:rPrChange>
          </w:rPr>
          <w:t>rand companies that use the web application</w:t>
        </w:r>
        <w:r w:rsidR="00731BB3" w:rsidRPr="00145984">
          <w:rPr>
            <w:rFonts w:cstheme="minorHAnsi"/>
            <w:rPrChange w:id="1128" w:author="Naomi Nash" w:date="2022-05-01T22:21:00Z">
              <w:rPr>
                <w:highlight w:val="yellow"/>
              </w:rPr>
            </w:rPrChange>
          </w:rPr>
          <w:t xml:space="preserve"> to promote their clothing items</w:t>
        </w:r>
      </w:ins>
      <w:ins w:id="1129" w:author="Naomi Nash" w:date="2022-04-29T22:05:00Z">
        <w:r w:rsidR="0079077B" w:rsidRPr="00145984">
          <w:rPr>
            <w:rFonts w:cstheme="minorHAnsi"/>
            <w:rPrChange w:id="1130" w:author="Naomi Nash" w:date="2022-05-01T22:21:00Z">
              <w:rPr>
                <w:highlight w:val="yellow"/>
              </w:rPr>
            </w:rPrChange>
          </w:rPr>
          <w:t xml:space="preserve"> and to gain followers on the application </w:t>
        </w:r>
      </w:ins>
      <w:ins w:id="1131" w:author="Naomi Nash" w:date="2022-05-02T17:27:00Z">
        <w:r w:rsidR="00EC1C40">
          <w:rPr>
            <w:rFonts w:cstheme="minorHAnsi"/>
          </w:rPr>
          <w:t>t</w:t>
        </w:r>
      </w:ins>
      <w:ins w:id="1132" w:author="Naomi Nash" w:date="2022-04-29T22:05:00Z">
        <w:r w:rsidR="0079077B" w:rsidRPr="00145984">
          <w:rPr>
            <w:rFonts w:cstheme="minorHAnsi"/>
            <w:rPrChange w:id="1133" w:author="Naomi Nash" w:date="2022-05-01T22:21:00Z">
              <w:rPr>
                <w:highlight w:val="yellow"/>
              </w:rPr>
            </w:rPrChange>
          </w:rPr>
          <w:t>o spread her own influence and styles</w:t>
        </w:r>
      </w:ins>
      <w:ins w:id="1134" w:author="Naomi Nash" w:date="2022-04-29T22:04:00Z">
        <w:r w:rsidR="00731BB3" w:rsidRPr="00145984">
          <w:rPr>
            <w:rFonts w:cstheme="minorHAnsi"/>
            <w:rPrChange w:id="1135" w:author="Naomi Nash" w:date="2022-05-01T22:21:00Z">
              <w:rPr>
                <w:highlight w:val="yellow"/>
              </w:rPr>
            </w:rPrChange>
          </w:rPr>
          <w:t>.</w:t>
        </w:r>
      </w:ins>
      <w:ins w:id="1136" w:author="Naomi Nash" w:date="2022-04-18T23:27:00Z">
        <w:r w:rsidR="006763AF" w:rsidRPr="00145984">
          <w:rPr>
            <w:rFonts w:cstheme="minorHAnsi"/>
          </w:rPr>
          <w:t xml:space="preserve"> </w:t>
        </w:r>
      </w:ins>
      <w:del w:id="1137" w:author="Naomi Nash" w:date="2022-04-18T23:27:00Z">
        <w:r w:rsidR="00B03ACF" w:rsidRPr="00145984" w:rsidDel="006763AF">
          <w:rPr>
            <w:rFonts w:cstheme="minorHAnsi"/>
          </w:rPr>
          <w:delText>U</w:delText>
        </w:r>
      </w:del>
      <w:del w:id="1138" w:author="Naomi Nash" w:date="2022-04-29T22:04:00Z">
        <w:r w:rsidR="00B03ACF" w:rsidRPr="00145984" w:rsidDel="00731BB3">
          <w:rPr>
            <w:rFonts w:cstheme="minorHAnsi"/>
          </w:rPr>
          <w:delText>ser</w:delText>
        </w:r>
      </w:del>
      <w:del w:id="1139" w:author="Naomi Nash" w:date="2022-04-18T23:27:00Z">
        <w:r w:rsidR="00B03ACF" w:rsidRPr="00145984" w:rsidDel="006763AF">
          <w:rPr>
            <w:rFonts w:cstheme="minorHAnsi"/>
          </w:rPr>
          <w:delText>s</w:delText>
        </w:r>
      </w:del>
      <w:del w:id="1140" w:author="Naomi Nash" w:date="2022-04-29T22:04:00Z">
        <w:r w:rsidR="00B03ACF" w:rsidRPr="00145984" w:rsidDel="00731BB3">
          <w:rPr>
            <w:rFonts w:cstheme="minorHAnsi"/>
          </w:rPr>
          <w:delText xml:space="preserve"> use </w:delText>
        </w:r>
      </w:del>
      <w:del w:id="1141" w:author="Naomi Nash" w:date="2022-04-18T23:28:00Z">
        <w:r w:rsidR="00B03ACF" w:rsidRPr="00145984" w:rsidDel="00523FCF">
          <w:rPr>
            <w:rFonts w:cstheme="minorHAnsi"/>
          </w:rPr>
          <w:delText>Google lens</w:delText>
        </w:r>
        <w:r w:rsidR="00B03ACF" w:rsidRPr="00145984" w:rsidDel="000F090A">
          <w:rPr>
            <w:rFonts w:cstheme="minorHAnsi"/>
          </w:rPr>
          <w:delText xml:space="preserve">, or similar image scanning tool, </w:delText>
        </w:r>
      </w:del>
      <w:del w:id="1142" w:author="Naomi Nash" w:date="2022-04-29T22:04:00Z">
        <w:r w:rsidR="00B03ACF" w:rsidRPr="00145984" w:rsidDel="00731BB3">
          <w:rPr>
            <w:rFonts w:cstheme="minorHAnsi"/>
          </w:rPr>
          <w:delText>to discover similar clothing they can buy online from other people’s outfit cards (a complete styled look)</w:delText>
        </w:r>
      </w:del>
    </w:p>
    <w:p w14:paraId="5B416F4F" w14:textId="4BC2DC3C" w:rsidR="00B03ACF" w:rsidRPr="00145984" w:rsidDel="00172A63" w:rsidRDefault="003A04B8" w:rsidP="00273DAE">
      <w:pPr>
        <w:pStyle w:val="ListParagraph"/>
        <w:numPr>
          <w:ilvl w:val="0"/>
          <w:numId w:val="10"/>
        </w:numPr>
        <w:rPr>
          <w:del w:id="1143" w:author="Naomi Nash" w:date="2022-04-22T22:17:00Z"/>
          <w:rFonts w:cstheme="minorHAnsi"/>
        </w:rPr>
      </w:pPr>
      <w:ins w:id="1144" w:author="Daria Pacheco" w:date="2022-04-29T22:11:00Z">
        <w:r w:rsidRPr="00145984">
          <w:rPr>
            <w:rFonts w:cstheme="minorHAnsi"/>
            <w:rPrChange w:id="1145" w:author="Naomi Nash" w:date="2022-05-01T22:21:00Z">
              <w:rPr>
                <w:highlight w:val="yellow"/>
              </w:rPr>
            </w:rPrChange>
          </w:rPr>
          <w:lastRenderedPageBreak/>
          <w:t xml:space="preserve">James </w:t>
        </w:r>
      </w:ins>
      <w:ins w:id="1146" w:author="Daria Pacheco" w:date="2022-04-29T22:15:00Z">
        <w:r w:rsidR="004279D5" w:rsidRPr="00145984">
          <w:rPr>
            <w:rFonts w:cstheme="minorHAnsi"/>
            <w:rPrChange w:id="1147" w:author="Naomi Nash" w:date="2022-05-01T22:21:00Z">
              <w:rPr>
                <w:highlight w:val="yellow"/>
              </w:rPr>
            </w:rPrChange>
          </w:rPr>
          <w:t>wants to</w:t>
        </w:r>
      </w:ins>
      <w:ins w:id="1148" w:author="Daria Pacheco" w:date="2022-04-29T22:16:00Z">
        <w:r w:rsidR="001E5CE2" w:rsidRPr="00145984">
          <w:rPr>
            <w:rFonts w:cstheme="minorHAnsi"/>
            <w:rPrChange w:id="1149" w:author="Naomi Nash" w:date="2022-05-01T22:21:00Z">
              <w:rPr>
                <w:highlight w:val="yellow"/>
              </w:rPr>
            </w:rPrChange>
          </w:rPr>
          <w:t xml:space="preserve"> </w:t>
        </w:r>
      </w:ins>
      <w:ins w:id="1150" w:author="Daria Pacheco" w:date="2022-04-29T22:12:00Z">
        <w:r w:rsidR="006868B9" w:rsidRPr="00145984">
          <w:rPr>
            <w:rFonts w:cstheme="minorHAnsi"/>
            <w:rPrChange w:id="1151" w:author="Naomi Nash" w:date="2022-05-01T22:21:00Z">
              <w:rPr>
                <w:highlight w:val="yellow"/>
              </w:rPr>
            </w:rPrChange>
          </w:rPr>
          <w:t>figur</w:t>
        </w:r>
      </w:ins>
      <w:ins w:id="1152" w:author="Daria Pacheco" w:date="2022-04-29T22:16:00Z">
        <w:r w:rsidR="001E5CE2" w:rsidRPr="00145984">
          <w:rPr>
            <w:rFonts w:cstheme="minorHAnsi"/>
            <w:rPrChange w:id="1153" w:author="Naomi Nash" w:date="2022-05-01T22:21:00Z">
              <w:rPr>
                <w:highlight w:val="yellow"/>
              </w:rPr>
            </w:rPrChange>
          </w:rPr>
          <w:t>e</w:t>
        </w:r>
      </w:ins>
      <w:ins w:id="1154" w:author="Daria Pacheco" w:date="2022-04-29T22:12:00Z">
        <w:r w:rsidR="006868B9" w:rsidRPr="00145984">
          <w:rPr>
            <w:rFonts w:cstheme="minorHAnsi"/>
            <w:rPrChange w:id="1155" w:author="Naomi Nash" w:date="2022-05-01T22:21:00Z">
              <w:rPr>
                <w:highlight w:val="yellow"/>
              </w:rPr>
            </w:rPrChange>
          </w:rPr>
          <w:t xml:space="preserve"> out</w:t>
        </w:r>
        <w:r w:rsidR="00DB6A71" w:rsidRPr="00145984">
          <w:rPr>
            <w:rFonts w:cstheme="minorHAnsi"/>
            <w:rPrChange w:id="1156" w:author="Naomi Nash" w:date="2022-05-01T22:21:00Z">
              <w:rPr>
                <w:highlight w:val="yellow"/>
              </w:rPr>
            </w:rPrChange>
          </w:rPr>
          <w:t xml:space="preserve"> an outfit for</w:t>
        </w:r>
      </w:ins>
      <w:ins w:id="1157" w:author="Daria Pacheco" w:date="2022-04-29T22:16:00Z">
        <w:r w:rsidR="001E5CE2" w:rsidRPr="00145984">
          <w:rPr>
            <w:rFonts w:cstheme="minorHAnsi"/>
            <w:rPrChange w:id="1158" w:author="Naomi Nash" w:date="2022-05-01T22:21:00Z">
              <w:rPr>
                <w:highlight w:val="yellow"/>
              </w:rPr>
            </w:rPrChange>
          </w:rPr>
          <w:t xml:space="preserve"> </w:t>
        </w:r>
      </w:ins>
      <w:ins w:id="1159" w:author="Daria Pacheco" w:date="2022-04-29T22:17:00Z">
        <w:r w:rsidR="00B8527C" w:rsidRPr="00145984">
          <w:rPr>
            <w:rFonts w:cstheme="minorHAnsi"/>
            <w:rPrChange w:id="1160" w:author="Naomi Nash" w:date="2022-05-01T22:21:00Z">
              <w:rPr>
                <w:highlight w:val="yellow"/>
              </w:rPr>
            </w:rPrChange>
          </w:rPr>
          <w:t>a</w:t>
        </w:r>
      </w:ins>
      <w:ins w:id="1161" w:author="Daria Pacheco" w:date="2022-04-29T22:13:00Z">
        <w:r w:rsidR="00F86676" w:rsidRPr="00145984">
          <w:rPr>
            <w:rFonts w:cstheme="minorHAnsi"/>
            <w:rPrChange w:id="1162" w:author="Naomi Nash" w:date="2022-05-01T22:21:00Z">
              <w:rPr>
                <w:highlight w:val="yellow"/>
              </w:rPr>
            </w:rPrChange>
          </w:rPr>
          <w:t xml:space="preserve"> night</w:t>
        </w:r>
      </w:ins>
      <w:ins w:id="1163" w:author="Daria Pacheco" w:date="2022-04-29T22:16:00Z">
        <w:r w:rsidR="00111FAB" w:rsidRPr="00145984">
          <w:rPr>
            <w:rFonts w:cstheme="minorHAnsi"/>
            <w:rPrChange w:id="1164" w:author="Naomi Nash" w:date="2022-05-01T22:21:00Z">
              <w:rPr>
                <w:highlight w:val="yellow"/>
              </w:rPr>
            </w:rPrChange>
          </w:rPr>
          <w:t xml:space="preserve"> </w:t>
        </w:r>
      </w:ins>
      <w:ins w:id="1165" w:author="Daria Pacheco" w:date="2022-04-29T22:13:00Z">
        <w:r w:rsidR="00F86676" w:rsidRPr="00145984">
          <w:rPr>
            <w:rFonts w:cstheme="minorHAnsi"/>
            <w:rPrChange w:id="1166" w:author="Naomi Nash" w:date="2022-05-01T22:21:00Z">
              <w:rPr>
                <w:highlight w:val="yellow"/>
              </w:rPr>
            </w:rPrChange>
          </w:rPr>
          <w:t>out</w:t>
        </w:r>
        <w:r w:rsidR="0067648D" w:rsidRPr="00145984">
          <w:rPr>
            <w:rFonts w:cstheme="minorHAnsi"/>
            <w:rPrChange w:id="1167" w:author="Naomi Nash" w:date="2022-05-01T22:21:00Z">
              <w:rPr>
                <w:highlight w:val="yellow"/>
              </w:rPr>
            </w:rPrChange>
          </w:rPr>
          <w:t xml:space="preserve"> </w:t>
        </w:r>
      </w:ins>
      <w:ins w:id="1168" w:author="Daria Pacheco" w:date="2022-04-29T22:16:00Z">
        <w:r w:rsidR="001E5CE2" w:rsidRPr="00145984">
          <w:rPr>
            <w:rFonts w:cstheme="minorHAnsi"/>
            <w:rPrChange w:id="1169" w:author="Naomi Nash" w:date="2022-05-01T22:21:00Z">
              <w:rPr>
                <w:highlight w:val="yellow"/>
              </w:rPr>
            </w:rPrChange>
          </w:rPr>
          <w:t>w</w:t>
        </w:r>
      </w:ins>
      <w:ins w:id="1170" w:author="Daria Pacheco" w:date="2022-04-29T22:13:00Z">
        <w:r w:rsidR="00F86676" w:rsidRPr="00145984">
          <w:rPr>
            <w:rFonts w:cstheme="minorHAnsi"/>
            <w:rPrChange w:id="1171" w:author="Naomi Nash" w:date="2022-05-01T22:21:00Z">
              <w:rPr>
                <w:highlight w:val="yellow"/>
              </w:rPr>
            </w:rPrChange>
          </w:rPr>
          <w:t>ith his friends</w:t>
        </w:r>
      </w:ins>
      <w:ins w:id="1172" w:author="Daria Pacheco" w:date="2022-04-29T22:17:00Z">
        <w:r w:rsidR="00EF5CE8" w:rsidRPr="00145984">
          <w:rPr>
            <w:rFonts w:cstheme="minorHAnsi"/>
            <w:rPrChange w:id="1173" w:author="Naomi Nash" w:date="2022-05-01T22:21:00Z">
              <w:rPr>
                <w:highlight w:val="yellow"/>
              </w:rPr>
            </w:rPrChange>
          </w:rPr>
          <w:t xml:space="preserve"> by us</w:t>
        </w:r>
      </w:ins>
      <w:ins w:id="1174" w:author="Daria Pacheco" w:date="2022-04-29T22:18:00Z">
        <w:r w:rsidR="00EF5CE8" w:rsidRPr="00145984">
          <w:rPr>
            <w:rFonts w:cstheme="minorHAnsi"/>
            <w:rPrChange w:id="1175" w:author="Naomi Nash" w:date="2022-05-01T22:21:00Z">
              <w:rPr>
                <w:highlight w:val="yellow"/>
              </w:rPr>
            </w:rPrChange>
          </w:rPr>
          <w:t>ing t</w:t>
        </w:r>
        <w:r w:rsidR="00D0277D" w:rsidRPr="00145984">
          <w:rPr>
            <w:rFonts w:cstheme="minorHAnsi"/>
            <w:rPrChange w:id="1176" w:author="Naomi Nash" w:date="2022-05-01T22:21:00Z">
              <w:rPr>
                <w:highlight w:val="yellow"/>
              </w:rPr>
            </w:rPrChange>
          </w:rPr>
          <w:t xml:space="preserve">he </w:t>
        </w:r>
        <w:del w:id="1177" w:author="Naomi Nash" w:date="2022-05-01T20:24:00Z">
          <w:r w:rsidR="00D0277D" w:rsidRPr="00145984" w:rsidDel="00184836">
            <w:rPr>
              <w:rFonts w:cstheme="minorHAnsi"/>
              <w:rPrChange w:id="1178" w:author="Naomi Nash" w:date="2022-05-01T22:21:00Z">
                <w:rPr>
                  <w:highlight w:val="yellow"/>
                </w:rPr>
              </w:rPrChange>
            </w:rPr>
            <w:delText>Drip</w:delText>
          </w:r>
          <w:r w:rsidR="00B5448B" w:rsidRPr="00145984" w:rsidDel="00184836">
            <w:rPr>
              <w:rFonts w:cstheme="minorHAnsi"/>
              <w:rPrChange w:id="1179" w:author="Naomi Nash" w:date="2022-05-01T22:21:00Z">
                <w:rPr>
                  <w:highlight w:val="yellow"/>
                </w:rPr>
              </w:rPrChange>
            </w:rPr>
            <w:delText xml:space="preserve"> Cards</w:delText>
          </w:r>
        </w:del>
      </w:ins>
      <w:ins w:id="1180" w:author="Naomi Nash" w:date="2022-05-01T20:24:00Z">
        <w:r w:rsidR="00184836" w:rsidRPr="00145984">
          <w:rPr>
            <w:rFonts w:cstheme="minorHAnsi"/>
          </w:rPr>
          <w:t>DripCards</w:t>
        </w:r>
      </w:ins>
      <w:ins w:id="1181" w:author="Daria Pacheco" w:date="2022-04-29T22:18:00Z">
        <w:r w:rsidR="00B5448B" w:rsidRPr="00145984">
          <w:rPr>
            <w:rFonts w:cstheme="minorHAnsi"/>
            <w:rPrChange w:id="1182" w:author="Naomi Nash" w:date="2022-05-01T22:21:00Z">
              <w:rPr>
                <w:highlight w:val="yellow"/>
              </w:rPr>
            </w:rPrChange>
          </w:rPr>
          <w:t xml:space="preserve"> </w:t>
        </w:r>
        <w:r w:rsidR="00880375" w:rsidRPr="00145984">
          <w:rPr>
            <w:rFonts w:cstheme="minorHAnsi"/>
            <w:rPrChange w:id="1183" w:author="Naomi Nash" w:date="2022-05-01T22:21:00Z">
              <w:rPr>
                <w:highlight w:val="yellow"/>
              </w:rPr>
            </w:rPrChange>
          </w:rPr>
          <w:t>randomizer</w:t>
        </w:r>
        <w:r w:rsidR="00391CB3" w:rsidRPr="00145984">
          <w:rPr>
            <w:rFonts w:cstheme="minorHAnsi"/>
            <w:rPrChange w:id="1184" w:author="Naomi Nash" w:date="2022-05-01T22:21:00Z">
              <w:rPr>
                <w:highlight w:val="yellow"/>
              </w:rPr>
            </w:rPrChange>
          </w:rPr>
          <w:t xml:space="preserve"> </w:t>
        </w:r>
      </w:ins>
      <w:ins w:id="1185" w:author="Daria Pacheco" w:date="2022-04-29T22:19:00Z">
        <w:r w:rsidR="00E3216E" w:rsidRPr="00145984">
          <w:rPr>
            <w:rFonts w:cstheme="minorHAnsi"/>
            <w:rPrChange w:id="1186" w:author="Naomi Nash" w:date="2022-05-01T22:21:00Z">
              <w:rPr>
                <w:highlight w:val="yellow"/>
              </w:rPr>
            </w:rPrChange>
          </w:rPr>
          <w:t>so that he</w:t>
        </w:r>
        <w:r w:rsidR="00BE0443" w:rsidRPr="00145984">
          <w:rPr>
            <w:rFonts w:cstheme="minorHAnsi"/>
            <w:rPrChange w:id="1187" w:author="Naomi Nash" w:date="2022-05-01T22:21:00Z">
              <w:rPr>
                <w:highlight w:val="yellow"/>
              </w:rPr>
            </w:rPrChange>
          </w:rPr>
          <w:t xml:space="preserve"> can have </w:t>
        </w:r>
        <w:r w:rsidR="001534B6" w:rsidRPr="00145984">
          <w:rPr>
            <w:rFonts w:cstheme="minorHAnsi"/>
            <w:rPrChange w:id="1188" w:author="Naomi Nash" w:date="2022-05-01T22:21:00Z">
              <w:rPr>
                <w:highlight w:val="yellow"/>
              </w:rPr>
            </w:rPrChange>
          </w:rPr>
          <w:t>a new outfit</w:t>
        </w:r>
        <w:r w:rsidR="00F34AC5" w:rsidRPr="00145984">
          <w:rPr>
            <w:rFonts w:cstheme="minorHAnsi"/>
            <w:rPrChange w:id="1189" w:author="Naomi Nash" w:date="2022-05-01T22:21:00Z">
              <w:rPr>
                <w:highlight w:val="yellow"/>
              </w:rPr>
            </w:rPrChange>
          </w:rPr>
          <w:t xml:space="preserve"> </w:t>
        </w:r>
      </w:ins>
      <w:ins w:id="1190" w:author="Naomi Nash" w:date="2022-04-29T22:26:00Z">
        <w:r w:rsidR="00DA5D54" w:rsidRPr="00145984">
          <w:rPr>
            <w:rFonts w:cstheme="minorHAnsi"/>
            <w:rPrChange w:id="1191" w:author="Naomi Nash" w:date="2022-05-01T22:21:00Z">
              <w:rPr>
                <w:highlight w:val="yellow"/>
              </w:rPr>
            </w:rPrChange>
          </w:rPr>
          <w:t xml:space="preserve">out of clothes he already has in his closet </w:t>
        </w:r>
      </w:ins>
      <w:ins w:id="1192" w:author="Daria Pacheco" w:date="2022-04-29T22:19:00Z">
        <w:r w:rsidR="00F34AC5" w:rsidRPr="00145984">
          <w:rPr>
            <w:rFonts w:cstheme="minorHAnsi"/>
            <w:rPrChange w:id="1193" w:author="Naomi Nash" w:date="2022-05-01T22:21:00Z">
              <w:rPr>
                <w:highlight w:val="yellow"/>
              </w:rPr>
            </w:rPrChange>
          </w:rPr>
          <w:t>and feel sty</w:t>
        </w:r>
        <w:r w:rsidR="000403DF" w:rsidRPr="00145984">
          <w:rPr>
            <w:rFonts w:cstheme="minorHAnsi"/>
            <w:rPrChange w:id="1194" w:author="Naomi Nash" w:date="2022-05-01T22:21:00Z">
              <w:rPr>
                <w:highlight w:val="yellow"/>
              </w:rPr>
            </w:rPrChange>
          </w:rPr>
          <w:t>lish</w:t>
        </w:r>
        <w:del w:id="1195" w:author="Naomi Nash" w:date="2022-04-29T22:26:00Z">
          <w:r w:rsidR="000403DF" w:rsidRPr="00145984" w:rsidDel="00DA5D54">
            <w:rPr>
              <w:rFonts w:cstheme="minorHAnsi"/>
              <w:rPrChange w:id="1196" w:author="Naomi Nash" w:date="2022-05-01T22:21:00Z">
                <w:rPr>
                  <w:highlight w:val="yellow"/>
                </w:rPr>
              </w:rPrChange>
            </w:rPr>
            <w:delText xml:space="preserve"> </w:delText>
          </w:r>
        </w:del>
      </w:ins>
      <w:ins w:id="1197" w:author="Naomi Nash" w:date="2022-04-29T22:26:00Z">
        <w:r w:rsidR="00DA5D54" w:rsidRPr="00145984">
          <w:rPr>
            <w:rFonts w:cstheme="minorHAnsi"/>
            <w:rPrChange w:id="1198" w:author="Naomi Nash" w:date="2022-05-01T22:21:00Z">
              <w:rPr>
                <w:highlight w:val="yellow"/>
              </w:rPr>
            </w:rPrChange>
          </w:rPr>
          <w:t xml:space="preserve"> in an outfit combination he has never worn before</w:t>
        </w:r>
      </w:ins>
      <w:ins w:id="1199" w:author="Daria Pacheco" w:date="2022-04-29T22:20:00Z">
        <w:del w:id="1200" w:author="Naomi Nash" w:date="2022-04-29T22:26:00Z">
          <w:r w:rsidR="000403DF" w:rsidRPr="00145984" w:rsidDel="00DA5D54">
            <w:rPr>
              <w:rFonts w:cstheme="minorHAnsi"/>
              <w:rPrChange w:id="1201" w:author="Naomi Nash" w:date="2022-05-01T22:21:00Z">
                <w:rPr>
                  <w:highlight w:val="yellow"/>
                </w:rPr>
              </w:rPrChange>
            </w:rPr>
            <w:delText>when he</w:delText>
          </w:r>
          <w:r w:rsidR="00B41CC4" w:rsidRPr="00145984" w:rsidDel="00DA5D54">
            <w:rPr>
              <w:rFonts w:cstheme="minorHAnsi"/>
              <w:rPrChange w:id="1202" w:author="Naomi Nash" w:date="2022-05-01T22:21:00Z">
                <w:rPr>
                  <w:highlight w:val="yellow"/>
                </w:rPr>
              </w:rPrChange>
            </w:rPr>
            <w:delText>’s out having fun with his friends</w:delText>
          </w:r>
        </w:del>
        <w:r w:rsidR="002C385D" w:rsidRPr="00145984">
          <w:rPr>
            <w:rFonts w:cstheme="minorHAnsi"/>
            <w:rPrChange w:id="1203" w:author="Naomi Nash" w:date="2022-05-01T22:21:00Z">
              <w:rPr>
                <w:highlight w:val="yellow"/>
              </w:rPr>
            </w:rPrChange>
          </w:rPr>
          <w:t>.</w:t>
        </w:r>
      </w:ins>
      <w:ins w:id="1204" w:author="Naomi Nash" w:date="2022-04-29T22:26:00Z">
        <w:r w:rsidR="00273DAE" w:rsidRPr="00145984">
          <w:rPr>
            <w:rFonts w:cstheme="minorHAnsi"/>
            <w:rPrChange w:id="1205" w:author="Naomi Nash" w:date="2022-05-01T22:21:00Z">
              <w:rPr>
                <w:highlight w:val="yellow"/>
              </w:rPr>
            </w:rPrChange>
          </w:rPr>
          <w:t xml:space="preserve"> </w:t>
        </w:r>
      </w:ins>
      <w:del w:id="1206" w:author="Naomi Nash" w:date="2022-04-29T22:27:00Z">
        <w:r w:rsidR="00B03ACF" w:rsidRPr="00145984" w:rsidDel="00273DAE">
          <w:rPr>
            <w:rFonts w:cstheme="minorHAnsi"/>
          </w:rPr>
          <w:delText>User</w:delText>
        </w:r>
      </w:del>
      <w:del w:id="1207" w:author="Naomi Nash" w:date="2022-04-18T23:28:00Z">
        <w:r w:rsidR="00B03ACF" w:rsidRPr="00145984" w:rsidDel="000F090A">
          <w:rPr>
            <w:rFonts w:cstheme="minorHAnsi"/>
          </w:rPr>
          <w:delText>s</w:delText>
        </w:r>
      </w:del>
      <w:del w:id="1208" w:author="Naomi Nash" w:date="2022-04-29T22:27:00Z">
        <w:r w:rsidR="00B03ACF" w:rsidRPr="00145984" w:rsidDel="00273DAE">
          <w:rPr>
            <w:rFonts w:cstheme="minorHAnsi"/>
          </w:rPr>
          <w:delText xml:space="preserve"> take pictures of their clothing items (their </w:delText>
        </w:r>
      </w:del>
      <w:del w:id="1209" w:author="Naomi Nash" w:date="2022-04-18T23:28:00Z">
        <w:r w:rsidR="00B03ACF" w:rsidRPr="00145984" w:rsidDel="000F090A">
          <w:rPr>
            <w:rFonts w:cstheme="minorHAnsi"/>
          </w:rPr>
          <w:delText xml:space="preserve">clothing </w:delText>
        </w:r>
      </w:del>
      <w:del w:id="1210" w:author="Naomi Nash" w:date="2022-04-29T22:27:00Z">
        <w:r w:rsidR="00B03ACF" w:rsidRPr="00145984" w:rsidDel="00273DAE">
          <w:rPr>
            <w:rFonts w:cstheme="minorHAnsi"/>
          </w:rPr>
          <w:delText xml:space="preserve">cards) then choose the </w:delText>
        </w:r>
      </w:del>
      <w:del w:id="1211" w:author="Naomi Nash" w:date="2022-04-18T23:28:00Z">
        <w:r w:rsidR="00B03ACF" w:rsidRPr="00145984" w:rsidDel="000F090A">
          <w:rPr>
            <w:rFonts w:cstheme="minorHAnsi"/>
          </w:rPr>
          <w:delText xml:space="preserve">clothing </w:delText>
        </w:r>
      </w:del>
      <w:del w:id="1212" w:author="Naomi Nash" w:date="2022-04-29T22:27:00Z">
        <w:r w:rsidR="00B03ACF" w:rsidRPr="00145984" w:rsidDel="00273DAE">
          <w:rPr>
            <w:rFonts w:cstheme="minorHAnsi"/>
          </w:rPr>
          <w:delText>cards they want to use out of a carousel of cards (</w:delText>
        </w:r>
      </w:del>
      <w:del w:id="1213" w:author="Naomi Nash" w:date="2022-04-18T23:29:00Z">
        <w:r w:rsidR="00B03ACF" w:rsidRPr="00145984" w:rsidDel="000F090A">
          <w:rPr>
            <w:rFonts w:cstheme="minorHAnsi"/>
          </w:rPr>
          <w:delText>their entire closet</w:delText>
        </w:r>
      </w:del>
      <w:del w:id="1214" w:author="Naomi Nash" w:date="2022-04-29T22:27:00Z">
        <w:r w:rsidR="00B03ACF" w:rsidRPr="00145984" w:rsidDel="00273DAE">
          <w:rPr>
            <w:rFonts w:cstheme="minorHAnsi"/>
          </w:rPr>
          <w:delText>) and combine them together into an outfit (an outfit card)</w:delText>
        </w:r>
      </w:del>
    </w:p>
    <w:p w14:paraId="2824DC73" w14:textId="77777777" w:rsidR="003C1C34" w:rsidRPr="00145984" w:rsidRDefault="003C1C34" w:rsidP="003C1C34">
      <w:pPr>
        <w:pStyle w:val="ListParagraph"/>
        <w:numPr>
          <w:ilvl w:val="0"/>
          <w:numId w:val="10"/>
        </w:numPr>
        <w:rPr>
          <w:ins w:id="1215" w:author="Naomi Nash" w:date="2022-04-29T22:31:00Z"/>
          <w:rFonts w:cstheme="minorHAnsi"/>
          <w:rPrChange w:id="1216" w:author="Naomi Nash" w:date="2022-05-01T22:21:00Z">
            <w:rPr>
              <w:ins w:id="1217" w:author="Naomi Nash" w:date="2022-04-29T22:31:00Z"/>
              <w:highlight w:val="yellow"/>
            </w:rPr>
          </w:rPrChange>
        </w:rPr>
      </w:pPr>
    </w:p>
    <w:p w14:paraId="78580482" w14:textId="6744F014" w:rsidR="00B03ACF" w:rsidRPr="00145984" w:rsidDel="003A1753" w:rsidRDefault="00180EF5" w:rsidP="00BE11CF">
      <w:pPr>
        <w:pStyle w:val="ListParagraph"/>
        <w:numPr>
          <w:ilvl w:val="0"/>
          <w:numId w:val="10"/>
        </w:numPr>
        <w:rPr>
          <w:del w:id="1218" w:author="Naomi Nash" w:date="2022-04-18T23:31:00Z"/>
          <w:rFonts w:cstheme="minorHAnsi"/>
        </w:rPr>
      </w:pPr>
      <w:ins w:id="1219" w:author="Daria Pacheco" w:date="2022-04-29T22:22:00Z">
        <w:r w:rsidRPr="00145984">
          <w:rPr>
            <w:rFonts w:cstheme="minorHAnsi"/>
            <w:rPrChange w:id="1220" w:author="Naomi Nash" w:date="2022-05-01T22:21:00Z">
              <w:rPr>
                <w:highlight w:val="yellow"/>
              </w:rPr>
            </w:rPrChange>
          </w:rPr>
          <w:t xml:space="preserve">Jessica </w:t>
        </w:r>
        <w:del w:id="1221" w:author="Naomi Nash" w:date="2022-04-29T22:31:00Z">
          <w:r w:rsidRPr="00145984" w:rsidDel="00055E4E">
            <w:rPr>
              <w:rFonts w:cstheme="minorHAnsi"/>
              <w:rPrChange w:id="1222" w:author="Naomi Nash" w:date="2022-05-01T22:21:00Z">
                <w:rPr>
                  <w:highlight w:val="yellow"/>
                </w:rPr>
              </w:rPrChange>
            </w:rPr>
            <w:delText xml:space="preserve">is bored and is feeling very artistic. </w:delText>
          </w:r>
          <w:r w:rsidR="004638A4" w:rsidRPr="00145984" w:rsidDel="00055E4E">
            <w:rPr>
              <w:rFonts w:cstheme="minorHAnsi"/>
              <w:rPrChange w:id="1223" w:author="Naomi Nash" w:date="2022-05-01T22:21:00Z">
                <w:rPr>
                  <w:highlight w:val="yellow"/>
                </w:rPr>
              </w:rPrChange>
            </w:rPr>
            <w:delText>She</w:delText>
          </w:r>
        </w:del>
      </w:ins>
      <w:ins w:id="1224" w:author="Daria Pacheco" w:date="2022-04-29T22:23:00Z">
        <w:del w:id="1225" w:author="Naomi Nash" w:date="2022-04-29T22:31:00Z">
          <w:r w:rsidR="0066262D" w:rsidRPr="00145984" w:rsidDel="00055E4E">
            <w:rPr>
              <w:rFonts w:cstheme="minorHAnsi"/>
              <w:rPrChange w:id="1226" w:author="Naomi Nash" w:date="2022-05-01T22:21:00Z">
                <w:rPr>
                  <w:highlight w:val="yellow"/>
                </w:rPr>
              </w:rPrChange>
            </w:rPr>
            <w:delText xml:space="preserve"> </w:delText>
          </w:r>
        </w:del>
        <w:r w:rsidR="0066262D" w:rsidRPr="00145984">
          <w:rPr>
            <w:rFonts w:cstheme="minorHAnsi"/>
            <w:rPrChange w:id="1227" w:author="Naomi Nash" w:date="2022-05-01T22:21:00Z">
              <w:rPr>
                <w:highlight w:val="yellow"/>
              </w:rPr>
            </w:rPrChange>
          </w:rPr>
          <w:t xml:space="preserve">wants to </w:t>
        </w:r>
        <w:r w:rsidR="0038503D" w:rsidRPr="00145984">
          <w:rPr>
            <w:rFonts w:cstheme="minorHAnsi"/>
            <w:rPrChange w:id="1228" w:author="Naomi Nash" w:date="2022-05-01T22:21:00Z">
              <w:rPr>
                <w:highlight w:val="yellow"/>
              </w:rPr>
            </w:rPrChange>
          </w:rPr>
          <w:t xml:space="preserve">clean out her </w:t>
        </w:r>
        <w:r w:rsidR="0029027A" w:rsidRPr="00145984">
          <w:rPr>
            <w:rFonts w:cstheme="minorHAnsi"/>
            <w:rPrChange w:id="1229" w:author="Naomi Nash" w:date="2022-05-01T22:21:00Z">
              <w:rPr>
                <w:highlight w:val="yellow"/>
              </w:rPr>
            </w:rPrChange>
          </w:rPr>
          <w:t>clo</w:t>
        </w:r>
      </w:ins>
      <w:ins w:id="1230" w:author="Daria Pacheco" w:date="2022-04-29T22:24:00Z">
        <w:r w:rsidR="0029027A" w:rsidRPr="00145984">
          <w:rPr>
            <w:rFonts w:cstheme="minorHAnsi"/>
            <w:rPrChange w:id="1231" w:author="Naomi Nash" w:date="2022-05-01T22:21:00Z">
              <w:rPr>
                <w:highlight w:val="yellow"/>
              </w:rPr>
            </w:rPrChange>
          </w:rPr>
          <w:t>s</w:t>
        </w:r>
      </w:ins>
      <w:ins w:id="1232" w:author="Daria Pacheco" w:date="2022-04-29T22:23:00Z">
        <w:r w:rsidR="0029027A" w:rsidRPr="00145984">
          <w:rPr>
            <w:rFonts w:cstheme="minorHAnsi"/>
            <w:rPrChange w:id="1233" w:author="Naomi Nash" w:date="2022-05-01T22:21:00Z">
              <w:rPr>
                <w:highlight w:val="yellow"/>
              </w:rPr>
            </w:rPrChange>
          </w:rPr>
          <w:t xml:space="preserve">et </w:t>
        </w:r>
      </w:ins>
      <w:ins w:id="1234" w:author="Daria Pacheco" w:date="2022-04-29T22:25:00Z">
        <w:r w:rsidR="00E53737" w:rsidRPr="00145984">
          <w:rPr>
            <w:rFonts w:cstheme="minorHAnsi"/>
            <w:rPrChange w:id="1235" w:author="Naomi Nash" w:date="2022-05-01T22:21:00Z">
              <w:rPr>
                <w:highlight w:val="yellow"/>
              </w:rPr>
            </w:rPrChange>
          </w:rPr>
          <w:t>and maybe create some new cloth</w:t>
        </w:r>
      </w:ins>
      <w:ins w:id="1236" w:author="Daria Pacheco" w:date="2022-04-29T22:26:00Z">
        <w:r w:rsidR="00EA1EE5" w:rsidRPr="00145984">
          <w:rPr>
            <w:rFonts w:cstheme="minorHAnsi"/>
            <w:rPrChange w:id="1237" w:author="Naomi Nash" w:date="2022-05-01T22:21:00Z">
              <w:rPr>
                <w:highlight w:val="yellow"/>
              </w:rPr>
            </w:rPrChange>
          </w:rPr>
          <w:t>ing combinations</w:t>
        </w:r>
      </w:ins>
      <w:ins w:id="1238" w:author="Daria Pacheco" w:date="2022-04-29T22:23:00Z">
        <w:r w:rsidR="0029027A" w:rsidRPr="00145984">
          <w:rPr>
            <w:rFonts w:cstheme="minorHAnsi"/>
            <w:rPrChange w:id="1239" w:author="Naomi Nash" w:date="2022-05-01T22:21:00Z">
              <w:rPr>
                <w:highlight w:val="yellow"/>
              </w:rPr>
            </w:rPrChange>
          </w:rPr>
          <w:t xml:space="preserve"> </w:t>
        </w:r>
      </w:ins>
      <w:ins w:id="1240" w:author="Daria Pacheco" w:date="2022-04-29T22:26:00Z">
        <w:r w:rsidR="00055B1B" w:rsidRPr="00145984">
          <w:rPr>
            <w:rFonts w:cstheme="minorHAnsi"/>
            <w:rPrChange w:id="1241" w:author="Naomi Nash" w:date="2022-05-01T22:21:00Z">
              <w:rPr>
                <w:highlight w:val="yellow"/>
              </w:rPr>
            </w:rPrChange>
          </w:rPr>
          <w:t>in the process</w:t>
        </w:r>
        <w:r w:rsidR="009140DC" w:rsidRPr="00145984">
          <w:rPr>
            <w:rFonts w:cstheme="minorHAnsi"/>
            <w:rPrChange w:id="1242" w:author="Naomi Nash" w:date="2022-05-01T22:21:00Z">
              <w:rPr>
                <w:highlight w:val="yellow"/>
              </w:rPr>
            </w:rPrChange>
          </w:rPr>
          <w:t xml:space="preserve">. By </w:t>
        </w:r>
        <w:r w:rsidR="00EF15E5" w:rsidRPr="00145984">
          <w:rPr>
            <w:rFonts w:cstheme="minorHAnsi"/>
            <w:rPrChange w:id="1243" w:author="Naomi Nash" w:date="2022-05-01T22:21:00Z">
              <w:rPr>
                <w:highlight w:val="yellow"/>
              </w:rPr>
            </w:rPrChange>
          </w:rPr>
          <w:t xml:space="preserve">logging onto </w:t>
        </w:r>
        <w:del w:id="1244" w:author="Naomi Nash" w:date="2022-05-01T20:24:00Z">
          <w:r w:rsidR="00EF15E5" w:rsidRPr="00145984" w:rsidDel="00184836">
            <w:rPr>
              <w:rFonts w:cstheme="minorHAnsi"/>
              <w:rPrChange w:id="1245" w:author="Naomi Nash" w:date="2022-05-01T22:21:00Z">
                <w:rPr>
                  <w:highlight w:val="yellow"/>
                </w:rPr>
              </w:rPrChange>
            </w:rPr>
            <w:delText>D</w:delText>
          </w:r>
        </w:del>
      </w:ins>
      <w:ins w:id="1246" w:author="Daria Pacheco" w:date="2022-04-29T22:27:00Z">
        <w:del w:id="1247" w:author="Naomi Nash" w:date="2022-05-01T20:24:00Z">
          <w:r w:rsidR="00EF15E5" w:rsidRPr="00145984" w:rsidDel="00184836">
            <w:rPr>
              <w:rFonts w:cstheme="minorHAnsi"/>
              <w:rPrChange w:id="1248" w:author="Naomi Nash" w:date="2022-05-01T22:21:00Z">
                <w:rPr>
                  <w:highlight w:val="yellow"/>
                </w:rPr>
              </w:rPrChange>
            </w:rPr>
            <w:delText>rip Cards</w:delText>
          </w:r>
        </w:del>
      </w:ins>
      <w:ins w:id="1249" w:author="Naomi Nash" w:date="2022-05-01T20:24:00Z">
        <w:r w:rsidR="00184836" w:rsidRPr="00145984">
          <w:rPr>
            <w:rFonts w:cstheme="minorHAnsi"/>
          </w:rPr>
          <w:t>DripCards</w:t>
        </w:r>
      </w:ins>
      <w:ins w:id="1250" w:author="Daria Pacheco" w:date="2022-04-29T22:27:00Z">
        <w:r w:rsidR="00AA05D0" w:rsidRPr="00145984">
          <w:rPr>
            <w:rFonts w:cstheme="minorHAnsi"/>
            <w:rPrChange w:id="1251" w:author="Naomi Nash" w:date="2022-05-01T22:21:00Z">
              <w:rPr>
                <w:highlight w:val="yellow"/>
              </w:rPr>
            </w:rPrChange>
          </w:rPr>
          <w:t xml:space="preserve">, Jessica </w:t>
        </w:r>
        <w:r w:rsidR="00C34816" w:rsidRPr="00145984">
          <w:rPr>
            <w:rFonts w:cstheme="minorHAnsi"/>
            <w:rPrChange w:id="1252" w:author="Naomi Nash" w:date="2022-05-01T22:21:00Z">
              <w:rPr>
                <w:highlight w:val="yellow"/>
              </w:rPr>
            </w:rPrChange>
          </w:rPr>
          <w:t xml:space="preserve">checks </w:t>
        </w:r>
        <w:r w:rsidR="00CE100C" w:rsidRPr="00145984">
          <w:rPr>
            <w:rFonts w:cstheme="minorHAnsi"/>
            <w:rPrChange w:id="1253" w:author="Naomi Nash" w:date="2022-05-01T22:21:00Z">
              <w:rPr>
                <w:highlight w:val="yellow"/>
              </w:rPr>
            </w:rPrChange>
          </w:rPr>
          <w:t xml:space="preserve">the clothing timer on </w:t>
        </w:r>
        <w:r w:rsidR="002B7A96" w:rsidRPr="00145984">
          <w:rPr>
            <w:rFonts w:cstheme="minorHAnsi"/>
            <w:rPrChange w:id="1254" w:author="Naomi Nash" w:date="2022-05-01T22:21:00Z">
              <w:rPr>
                <w:highlight w:val="yellow"/>
              </w:rPr>
            </w:rPrChange>
          </w:rPr>
          <w:t>her cards to see how long</w:t>
        </w:r>
      </w:ins>
      <w:ins w:id="1255" w:author="Daria Pacheco" w:date="2022-04-29T22:23:00Z">
        <w:r w:rsidR="0029027A" w:rsidRPr="00145984">
          <w:rPr>
            <w:rFonts w:cstheme="minorHAnsi"/>
            <w:rPrChange w:id="1256" w:author="Naomi Nash" w:date="2022-05-01T22:21:00Z">
              <w:rPr>
                <w:highlight w:val="yellow"/>
              </w:rPr>
            </w:rPrChange>
          </w:rPr>
          <w:t xml:space="preserve"> </w:t>
        </w:r>
      </w:ins>
      <w:ins w:id="1257" w:author="Daria Pacheco" w:date="2022-04-29T22:27:00Z">
        <w:r w:rsidR="000A6DE3" w:rsidRPr="00145984">
          <w:rPr>
            <w:rFonts w:cstheme="minorHAnsi"/>
            <w:rPrChange w:id="1258" w:author="Naomi Nash" w:date="2022-05-01T22:21:00Z">
              <w:rPr>
                <w:highlight w:val="yellow"/>
              </w:rPr>
            </w:rPrChange>
          </w:rPr>
          <w:t>it</w:t>
        </w:r>
      </w:ins>
      <w:ins w:id="1259" w:author="Naomi Nash" w:date="2022-04-29T22:37:00Z">
        <w:r w:rsidR="009B2AB6" w:rsidRPr="00145984">
          <w:rPr>
            <w:rFonts w:cstheme="minorHAnsi"/>
          </w:rPr>
          <w:t>’</w:t>
        </w:r>
      </w:ins>
      <w:ins w:id="1260" w:author="Daria Pacheco" w:date="2022-04-29T22:27:00Z">
        <w:r w:rsidR="000A6DE3" w:rsidRPr="00145984">
          <w:rPr>
            <w:rFonts w:cstheme="minorHAnsi"/>
            <w:rPrChange w:id="1261" w:author="Naomi Nash" w:date="2022-05-01T22:21:00Z">
              <w:rPr>
                <w:highlight w:val="yellow"/>
              </w:rPr>
            </w:rPrChange>
          </w:rPr>
          <w:t xml:space="preserve">s been </w:t>
        </w:r>
      </w:ins>
      <w:ins w:id="1262" w:author="Daria Pacheco" w:date="2022-04-29T22:28:00Z">
        <w:r w:rsidR="000A6DE3" w:rsidRPr="00145984">
          <w:rPr>
            <w:rFonts w:cstheme="minorHAnsi"/>
            <w:rPrChange w:id="1263" w:author="Naomi Nash" w:date="2022-05-01T22:21:00Z">
              <w:rPr>
                <w:highlight w:val="yellow"/>
              </w:rPr>
            </w:rPrChange>
          </w:rPr>
          <w:t xml:space="preserve">since she last wore the item so that </w:t>
        </w:r>
        <w:r w:rsidR="001D0F7C" w:rsidRPr="00145984">
          <w:rPr>
            <w:rFonts w:cstheme="minorHAnsi"/>
            <w:rPrChange w:id="1264" w:author="Naomi Nash" w:date="2022-05-01T22:21:00Z">
              <w:rPr>
                <w:highlight w:val="yellow"/>
              </w:rPr>
            </w:rPrChange>
          </w:rPr>
          <w:t xml:space="preserve">she can get rid of the items </w:t>
        </w:r>
        <w:r w:rsidR="008E4A67" w:rsidRPr="00145984">
          <w:rPr>
            <w:rFonts w:cstheme="minorHAnsi"/>
            <w:rPrChange w:id="1265" w:author="Naomi Nash" w:date="2022-05-01T22:21:00Z">
              <w:rPr>
                <w:highlight w:val="yellow"/>
              </w:rPr>
            </w:rPrChange>
          </w:rPr>
          <w:t xml:space="preserve">she hasn’t worn. </w:t>
        </w:r>
      </w:ins>
      <w:ins w:id="1266" w:author="Daria Pacheco" w:date="2022-04-29T22:29:00Z">
        <w:del w:id="1267" w:author="Naomi Nash" w:date="2022-04-29T22:31:00Z">
          <w:r w:rsidR="008309EB" w:rsidRPr="00145984" w:rsidDel="00055E4E">
            <w:rPr>
              <w:rFonts w:cstheme="minorHAnsi"/>
              <w:rPrChange w:id="1268" w:author="Naomi Nash" w:date="2022-05-01T22:21:00Z">
                <w:rPr>
                  <w:highlight w:val="yellow"/>
                </w:rPr>
              </w:rPrChange>
            </w:rPr>
            <w:delText>Then Je</w:delText>
          </w:r>
          <w:r w:rsidR="008561A5" w:rsidRPr="00145984" w:rsidDel="00055E4E">
            <w:rPr>
              <w:rFonts w:cstheme="minorHAnsi"/>
              <w:rPrChange w:id="1269" w:author="Naomi Nash" w:date="2022-05-01T22:21:00Z">
                <w:rPr>
                  <w:highlight w:val="yellow"/>
                </w:rPr>
              </w:rPrChange>
            </w:rPr>
            <w:delText xml:space="preserve">ssica can use the clothing randomizer so she </w:delText>
          </w:r>
          <w:r w:rsidR="00C51B78" w:rsidRPr="00145984" w:rsidDel="00055E4E">
            <w:rPr>
              <w:rFonts w:cstheme="minorHAnsi"/>
              <w:rPrChange w:id="1270" w:author="Naomi Nash" w:date="2022-05-01T22:21:00Z">
                <w:rPr>
                  <w:highlight w:val="yellow"/>
                </w:rPr>
              </w:rPrChange>
            </w:rPr>
            <w:delText xml:space="preserve">create </w:delText>
          </w:r>
        </w:del>
      </w:ins>
      <w:ins w:id="1271" w:author="Daria Pacheco" w:date="2022-04-29T22:30:00Z">
        <w:del w:id="1272" w:author="Naomi Nash" w:date="2022-04-29T22:31:00Z">
          <w:r w:rsidR="00121ABC" w:rsidRPr="00145984" w:rsidDel="00055E4E">
            <w:rPr>
              <w:rFonts w:cstheme="minorHAnsi"/>
              <w:rPrChange w:id="1273" w:author="Naomi Nash" w:date="2022-05-01T22:21:00Z">
                <w:rPr>
                  <w:highlight w:val="yellow"/>
                </w:rPr>
              </w:rPrChange>
            </w:rPr>
            <w:delText>new combinations</w:delText>
          </w:r>
        </w:del>
      </w:ins>
      <w:ins w:id="1274" w:author="Daria Pacheco" w:date="2022-04-29T22:23:00Z">
        <w:del w:id="1275" w:author="Naomi Nash" w:date="2022-04-29T22:31:00Z">
          <w:r w:rsidR="0029027A" w:rsidRPr="00145984" w:rsidDel="00055E4E">
            <w:rPr>
              <w:rFonts w:cstheme="minorHAnsi"/>
              <w:rPrChange w:id="1276" w:author="Naomi Nash" w:date="2022-05-01T22:21:00Z">
                <w:rPr>
                  <w:highlight w:val="yellow"/>
                </w:rPr>
              </w:rPrChange>
            </w:rPr>
            <w:delText xml:space="preserve"> </w:delText>
          </w:r>
        </w:del>
      </w:ins>
      <w:del w:id="1277" w:author="Naomi Nash" w:date="2022-04-18T23:29:00Z">
        <w:r w:rsidR="00B03ACF" w:rsidRPr="00145984" w:rsidDel="007A052E">
          <w:rPr>
            <w:rFonts w:cstheme="minorHAnsi"/>
          </w:rPr>
          <w:delText>T</w:delText>
        </w:r>
      </w:del>
      <w:del w:id="1278" w:author="Naomi Nash" w:date="2022-04-29T22:31:00Z">
        <w:r w:rsidR="00B03ACF" w:rsidRPr="00145984" w:rsidDel="00055E4E">
          <w:rPr>
            <w:rFonts w:cstheme="minorHAnsi"/>
          </w:rPr>
          <w:delText xml:space="preserve">he user checks the timer present on </w:delText>
        </w:r>
      </w:del>
      <w:del w:id="1279" w:author="Naomi Nash" w:date="2022-04-18T23:29:00Z">
        <w:r w:rsidR="00B03ACF" w:rsidRPr="00145984" w:rsidDel="001C723B">
          <w:rPr>
            <w:rFonts w:cstheme="minorHAnsi"/>
          </w:rPr>
          <w:delText xml:space="preserve">clothing </w:delText>
        </w:r>
      </w:del>
      <w:del w:id="1280" w:author="Naomi Nash" w:date="2022-04-29T22:31:00Z">
        <w:r w:rsidR="00B03ACF" w:rsidRPr="00145984" w:rsidDel="00055E4E">
          <w:rPr>
            <w:rFonts w:cstheme="minorHAnsi"/>
          </w:rPr>
          <w:delText xml:space="preserve">card (which increases in time as a card is not chosen) to see if they have not worn an item for an extended period of time, </w:delText>
        </w:r>
      </w:del>
      <w:del w:id="1281" w:author="Naomi Nash" w:date="2022-04-18T23:30:00Z">
        <w:r w:rsidR="00B03ACF" w:rsidRPr="00145984" w:rsidDel="001C723B">
          <w:rPr>
            <w:rFonts w:cstheme="minorHAnsi"/>
          </w:rPr>
          <w:delText>which h</w:delText>
        </w:r>
      </w:del>
      <w:del w:id="1282" w:author="Naomi Nash" w:date="2022-04-29T22:31:00Z">
        <w:r w:rsidR="00B03ACF" w:rsidRPr="00145984" w:rsidDel="00055E4E">
          <w:rPr>
            <w:rFonts w:cstheme="minorHAnsi"/>
          </w:rPr>
          <w:delText>elps decide if they want to get rid of clothes</w:delText>
        </w:r>
      </w:del>
    </w:p>
    <w:p w14:paraId="76055F8B" w14:textId="23FCBD94" w:rsidR="003A1753" w:rsidRPr="00145984" w:rsidRDefault="003A1753" w:rsidP="00055E4E">
      <w:pPr>
        <w:pStyle w:val="ListParagraph"/>
        <w:numPr>
          <w:ilvl w:val="0"/>
          <w:numId w:val="10"/>
        </w:numPr>
        <w:rPr>
          <w:ins w:id="1283" w:author="Naomi Nash" w:date="2022-04-22T22:26:00Z"/>
          <w:rFonts w:cstheme="minorHAnsi"/>
        </w:rPr>
      </w:pPr>
    </w:p>
    <w:p w14:paraId="31481932" w14:textId="690C2579" w:rsidR="003A1753" w:rsidRPr="00145984" w:rsidRDefault="002F3024" w:rsidP="003A1753">
      <w:pPr>
        <w:pStyle w:val="ListParagraph"/>
        <w:numPr>
          <w:ilvl w:val="0"/>
          <w:numId w:val="10"/>
        </w:numPr>
        <w:rPr>
          <w:ins w:id="1284" w:author="Naomi Nash" w:date="2022-04-29T22:37:00Z"/>
          <w:rFonts w:cstheme="minorHAnsi"/>
        </w:rPr>
      </w:pPr>
      <w:ins w:id="1285" w:author="Naomi Nash" w:date="2022-04-29T22:11:00Z">
        <w:r w:rsidRPr="00145984">
          <w:rPr>
            <w:rFonts w:cstheme="minorHAnsi"/>
            <w:rPrChange w:id="1286" w:author="Naomi Nash" w:date="2022-05-01T22:21:00Z">
              <w:rPr>
                <w:highlight w:val="yellow"/>
              </w:rPr>
            </w:rPrChange>
          </w:rPr>
          <w:t xml:space="preserve">Madison </w:t>
        </w:r>
      </w:ins>
      <w:ins w:id="1287" w:author="Naomi Nash" w:date="2022-04-29T22:14:00Z">
        <w:r w:rsidR="00236727" w:rsidRPr="00145984">
          <w:rPr>
            <w:rFonts w:cstheme="minorHAnsi"/>
            <w:rPrChange w:id="1288" w:author="Naomi Nash" w:date="2022-05-01T22:21:00Z">
              <w:rPr>
                <w:highlight w:val="yellow"/>
              </w:rPr>
            </w:rPrChange>
          </w:rPr>
          <w:t xml:space="preserve">logs onto the World Map and </w:t>
        </w:r>
      </w:ins>
      <w:ins w:id="1289" w:author="Naomi Nash" w:date="2022-04-29T22:11:00Z">
        <w:r w:rsidRPr="00145984">
          <w:rPr>
            <w:rFonts w:cstheme="minorHAnsi"/>
            <w:rPrChange w:id="1290" w:author="Naomi Nash" w:date="2022-05-01T22:21:00Z">
              <w:rPr>
                <w:highlight w:val="yellow"/>
              </w:rPr>
            </w:rPrChange>
          </w:rPr>
          <w:t>sees a</w:t>
        </w:r>
      </w:ins>
      <w:ins w:id="1291" w:author="Naomi Nash" w:date="2022-04-29T22:12:00Z">
        <w:r w:rsidR="006137C3" w:rsidRPr="00145984">
          <w:rPr>
            <w:rFonts w:cstheme="minorHAnsi"/>
            <w:rPrChange w:id="1292" w:author="Naomi Nash" w:date="2022-05-01T22:21:00Z">
              <w:rPr>
                <w:highlight w:val="yellow"/>
              </w:rPr>
            </w:rPrChange>
          </w:rPr>
          <w:t xml:space="preserve">n </w:t>
        </w:r>
      </w:ins>
      <w:ins w:id="1293" w:author="Naomi Nash" w:date="2022-05-01T20:24:00Z">
        <w:r w:rsidR="00184836" w:rsidRPr="00145984">
          <w:rPr>
            <w:rFonts w:cstheme="minorHAnsi"/>
          </w:rPr>
          <w:t>Outfit Card</w:t>
        </w:r>
      </w:ins>
      <w:ins w:id="1294" w:author="Naomi Nash" w:date="2022-04-29T22:11:00Z">
        <w:r w:rsidRPr="00145984">
          <w:rPr>
            <w:rFonts w:cstheme="minorHAnsi"/>
            <w:rPrChange w:id="1295" w:author="Naomi Nash" w:date="2022-05-01T22:21:00Z">
              <w:rPr>
                <w:highlight w:val="yellow"/>
              </w:rPr>
            </w:rPrChange>
          </w:rPr>
          <w:t xml:space="preserve"> post from </w:t>
        </w:r>
      </w:ins>
      <w:ins w:id="1296" w:author="Naomi Nash" w:date="2022-04-29T22:12:00Z">
        <w:r w:rsidRPr="00145984">
          <w:rPr>
            <w:rFonts w:cstheme="minorHAnsi"/>
            <w:rPrChange w:id="1297" w:author="Naomi Nash" w:date="2022-05-01T22:21:00Z">
              <w:rPr>
                <w:highlight w:val="yellow"/>
              </w:rPr>
            </w:rPrChange>
          </w:rPr>
          <w:t xml:space="preserve">Taylor </w:t>
        </w:r>
        <w:r w:rsidR="00FC7FF9" w:rsidRPr="00145984">
          <w:rPr>
            <w:rFonts w:cstheme="minorHAnsi"/>
            <w:rPrChange w:id="1298" w:author="Naomi Nash" w:date="2022-05-01T22:21:00Z">
              <w:rPr>
                <w:highlight w:val="yellow"/>
              </w:rPr>
            </w:rPrChange>
          </w:rPr>
          <w:t>Swif</w:t>
        </w:r>
        <w:r w:rsidR="009F64FB" w:rsidRPr="00145984">
          <w:rPr>
            <w:rFonts w:cstheme="minorHAnsi"/>
            <w:rPrChange w:id="1299" w:author="Naomi Nash" w:date="2022-05-01T22:21:00Z">
              <w:rPr>
                <w:highlight w:val="yellow"/>
              </w:rPr>
            </w:rPrChange>
          </w:rPr>
          <w:t>t, a</w:t>
        </w:r>
      </w:ins>
      <w:ins w:id="1300" w:author="Naomi Nash" w:date="2022-04-22T22:26:00Z">
        <w:r w:rsidR="003A1753" w:rsidRPr="00145984">
          <w:rPr>
            <w:rFonts w:cstheme="minorHAnsi"/>
          </w:rPr>
          <w:t xml:space="preserve"> famous </w:t>
        </w:r>
      </w:ins>
      <w:ins w:id="1301" w:author="Naomi Nash" w:date="2022-04-29T22:12:00Z">
        <w:r w:rsidR="006137C3" w:rsidRPr="00145984">
          <w:rPr>
            <w:rFonts w:cstheme="minorHAnsi"/>
            <w:rPrChange w:id="1302" w:author="Naomi Nash" w:date="2022-05-01T22:21:00Z">
              <w:rPr>
                <w:highlight w:val="yellow"/>
              </w:rPr>
            </w:rPrChange>
          </w:rPr>
          <w:t>singer/</w:t>
        </w:r>
      </w:ins>
      <w:ins w:id="1303" w:author="Naomi Nash" w:date="2022-04-22T22:26:00Z">
        <w:r w:rsidR="003A1753" w:rsidRPr="00145984">
          <w:rPr>
            <w:rFonts w:cstheme="minorHAnsi"/>
          </w:rPr>
          <w:t>celebrity</w:t>
        </w:r>
      </w:ins>
      <w:ins w:id="1304" w:author="Naomi Nash" w:date="2022-04-29T22:14:00Z">
        <w:r w:rsidR="00236727" w:rsidRPr="00145984">
          <w:rPr>
            <w:rFonts w:cstheme="minorHAnsi"/>
            <w:rPrChange w:id="1305" w:author="Naomi Nash" w:date="2022-05-01T22:21:00Z">
              <w:rPr>
                <w:highlight w:val="yellow"/>
              </w:rPr>
            </w:rPrChange>
          </w:rPr>
          <w:t xml:space="preserve"> she is following</w:t>
        </w:r>
      </w:ins>
      <w:ins w:id="1306" w:author="Naomi Nash" w:date="2022-04-29T22:12:00Z">
        <w:r w:rsidR="006137C3" w:rsidRPr="00145984">
          <w:rPr>
            <w:rFonts w:cstheme="minorHAnsi"/>
            <w:rPrChange w:id="1307" w:author="Naomi Nash" w:date="2022-05-01T22:21:00Z">
              <w:rPr>
                <w:highlight w:val="yellow"/>
              </w:rPr>
            </w:rPrChange>
          </w:rPr>
          <w:t xml:space="preserve">, </w:t>
        </w:r>
        <w:r w:rsidR="007C4184" w:rsidRPr="00145984">
          <w:rPr>
            <w:rFonts w:cstheme="minorHAnsi"/>
            <w:rPrChange w:id="1308" w:author="Naomi Nash" w:date="2022-05-01T22:21:00Z">
              <w:rPr>
                <w:highlight w:val="yellow"/>
              </w:rPr>
            </w:rPrChange>
          </w:rPr>
          <w:t xml:space="preserve">where she is wearing </w:t>
        </w:r>
      </w:ins>
      <w:ins w:id="1309" w:author="Naomi Nash" w:date="2022-04-22T22:26:00Z">
        <w:r w:rsidR="003A1753" w:rsidRPr="00145984">
          <w:rPr>
            <w:rFonts w:cstheme="minorHAnsi"/>
          </w:rPr>
          <w:t xml:space="preserve">a beautiful </w:t>
        </w:r>
      </w:ins>
      <w:ins w:id="1310" w:author="Naomi Nash" w:date="2022-04-29T22:13:00Z">
        <w:r w:rsidR="007C4184" w:rsidRPr="00145984">
          <w:rPr>
            <w:rFonts w:cstheme="minorHAnsi"/>
            <w:rPrChange w:id="1311" w:author="Naomi Nash" w:date="2022-05-01T22:21:00Z">
              <w:rPr>
                <w:highlight w:val="yellow"/>
              </w:rPr>
            </w:rPrChange>
          </w:rPr>
          <w:t xml:space="preserve">and </w:t>
        </w:r>
        <w:r w:rsidR="00343947" w:rsidRPr="00145984">
          <w:rPr>
            <w:rFonts w:cstheme="minorHAnsi"/>
            <w:rPrChange w:id="1312" w:author="Naomi Nash" w:date="2022-05-01T22:21:00Z">
              <w:rPr>
                <w:highlight w:val="yellow"/>
              </w:rPr>
            </w:rPrChange>
          </w:rPr>
          <w:t>fashionable</w:t>
        </w:r>
        <w:r w:rsidR="007C4184" w:rsidRPr="00145984">
          <w:rPr>
            <w:rFonts w:cstheme="minorHAnsi"/>
            <w:rPrChange w:id="1313" w:author="Naomi Nash" w:date="2022-05-01T22:21:00Z">
              <w:rPr>
                <w:highlight w:val="yellow"/>
              </w:rPr>
            </w:rPrChange>
          </w:rPr>
          <w:t xml:space="preserve"> dress</w:t>
        </w:r>
      </w:ins>
      <w:ins w:id="1314" w:author="Naomi Nash" w:date="2022-04-22T22:26:00Z">
        <w:r w:rsidR="003A1753" w:rsidRPr="00145984">
          <w:rPr>
            <w:rFonts w:cstheme="minorHAnsi"/>
          </w:rPr>
          <w:t xml:space="preserve"> and </w:t>
        </w:r>
      </w:ins>
      <w:ins w:id="1315" w:author="Naomi Nash" w:date="2022-04-29T22:13:00Z">
        <w:r w:rsidR="00343947" w:rsidRPr="00145984">
          <w:rPr>
            <w:rFonts w:cstheme="minorHAnsi"/>
            <w:rPrChange w:id="1316" w:author="Naomi Nash" w:date="2022-05-01T22:21:00Z">
              <w:rPr>
                <w:highlight w:val="yellow"/>
              </w:rPr>
            </w:rPrChange>
          </w:rPr>
          <w:t xml:space="preserve">she </w:t>
        </w:r>
      </w:ins>
      <w:ins w:id="1317" w:author="Naomi Nash" w:date="2022-04-22T22:26:00Z">
        <w:r w:rsidR="003A1753" w:rsidRPr="00145984">
          <w:rPr>
            <w:rFonts w:cstheme="minorHAnsi"/>
          </w:rPr>
          <w:t>wants to find out</w:t>
        </w:r>
      </w:ins>
      <w:ins w:id="1318" w:author="Daria Pacheco" w:date="2022-04-23T02:27:00Z">
        <w:r w:rsidR="003A1753" w:rsidRPr="00145984">
          <w:rPr>
            <w:rFonts w:cstheme="minorHAnsi"/>
          </w:rPr>
          <w:t xml:space="preserve"> where</w:t>
        </w:r>
      </w:ins>
      <w:ins w:id="1319" w:author="Naomi Nash" w:date="2022-04-29T22:13:00Z">
        <w:r w:rsidR="00236727" w:rsidRPr="00145984">
          <w:rPr>
            <w:rFonts w:cstheme="minorHAnsi"/>
            <w:rPrChange w:id="1320" w:author="Naomi Nash" w:date="2022-05-01T22:21:00Z">
              <w:rPr>
                <w:highlight w:val="yellow"/>
              </w:rPr>
            </w:rPrChange>
          </w:rPr>
          <w:t xml:space="preserve"> it is being sold</w:t>
        </w:r>
      </w:ins>
      <w:ins w:id="1321" w:author="Daria Pacheco" w:date="2022-04-23T02:27:00Z">
        <w:del w:id="1322" w:author="Naomi Nash" w:date="2022-04-29T22:13:00Z">
          <w:r w:rsidR="003A1753" w:rsidRPr="00145984" w:rsidDel="00236727">
            <w:rPr>
              <w:rFonts w:cstheme="minorHAnsi"/>
            </w:rPr>
            <w:delText xml:space="preserve"> it was made</w:delText>
          </w:r>
        </w:del>
        <w:r w:rsidR="003A1753" w:rsidRPr="00145984">
          <w:rPr>
            <w:rFonts w:cstheme="minorHAnsi"/>
          </w:rPr>
          <w:t xml:space="preserve">. </w:t>
        </w:r>
      </w:ins>
      <w:ins w:id="1323" w:author="Naomi Nash" w:date="2022-04-29T22:13:00Z">
        <w:r w:rsidR="00236727" w:rsidRPr="00145984">
          <w:rPr>
            <w:rFonts w:cstheme="minorHAnsi"/>
            <w:rPrChange w:id="1324" w:author="Naomi Nash" w:date="2022-05-01T22:21:00Z">
              <w:rPr>
                <w:highlight w:val="yellow"/>
              </w:rPr>
            </w:rPrChange>
          </w:rPr>
          <w:t>Madi</w:t>
        </w:r>
      </w:ins>
      <w:ins w:id="1325" w:author="Naomi Nash" w:date="2022-04-29T22:14:00Z">
        <w:r w:rsidR="00236727" w:rsidRPr="00145984">
          <w:rPr>
            <w:rFonts w:cstheme="minorHAnsi"/>
            <w:rPrChange w:id="1326" w:author="Naomi Nash" w:date="2022-05-01T22:21:00Z">
              <w:rPr>
                <w:highlight w:val="yellow"/>
              </w:rPr>
            </w:rPrChange>
          </w:rPr>
          <w:t xml:space="preserve">son </w:t>
        </w:r>
      </w:ins>
      <w:ins w:id="1327" w:author="Daria Pacheco" w:date="2022-04-23T02:27:00Z">
        <w:del w:id="1328" w:author="Naomi Nash" w:date="2022-04-29T22:13:00Z">
          <w:r w:rsidR="003A1753" w:rsidRPr="00145984" w:rsidDel="00236727">
            <w:rPr>
              <w:rFonts w:cstheme="minorHAnsi"/>
            </w:rPr>
            <w:delText xml:space="preserve">User </w:delText>
          </w:r>
        </w:del>
      </w:ins>
      <w:ins w:id="1329" w:author="Naomi Nash" w:date="2022-04-29T22:17:00Z">
        <w:r w:rsidR="007E5407" w:rsidRPr="00145984">
          <w:rPr>
            <w:rFonts w:cstheme="minorHAnsi"/>
            <w:rPrChange w:id="1330" w:author="Naomi Nash" w:date="2022-05-01T22:21:00Z">
              <w:rPr>
                <w:highlight w:val="yellow"/>
              </w:rPr>
            </w:rPrChange>
          </w:rPr>
          <w:t>view</w:t>
        </w:r>
      </w:ins>
      <w:ins w:id="1331" w:author="Naomi Nash" w:date="2022-04-29T22:14:00Z">
        <w:r w:rsidR="00F42933" w:rsidRPr="00145984">
          <w:rPr>
            <w:rFonts w:cstheme="minorHAnsi"/>
            <w:rPrChange w:id="1332" w:author="Naomi Nash" w:date="2022-05-01T22:21:00Z">
              <w:rPr>
                <w:highlight w:val="yellow"/>
              </w:rPr>
            </w:rPrChange>
          </w:rPr>
          <w:t xml:space="preserve">s </w:t>
        </w:r>
      </w:ins>
      <w:ins w:id="1333" w:author="Naomi Nash" w:date="2022-04-29T22:16:00Z">
        <w:r w:rsidR="009B17E6" w:rsidRPr="00145984">
          <w:rPr>
            <w:rFonts w:cstheme="minorHAnsi"/>
            <w:rPrChange w:id="1334" w:author="Naomi Nash" w:date="2022-05-01T22:21:00Z">
              <w:rPr>
                <w:highlight w:val="yellow"/>
              </w:rPr>
            </w:rPrChange>
          </w:rPr>
          <w:t>Taylor Swift’s</w:t>
        </w:r>
      </w:ins>
      <w:ins w:id="1335" w:author="Naomi Nash" w:date="2022-04-29T22:14:00Z">
        <w:r w:rsidR="00F42933" w:rsidRPr="00145984">
          <w:rPr>
            <w:rFonts w:cstheme="minorHAnsi"/>
            <w:rPrChange w:id="1336" w:author="Naomi Nash" w:date="2022-05-01T22:21:00Z">
              <w:rPr>
                <w:highlight w:val="yellow"/>
              </w:rPr>
            </w:rPrChange>
          </w:rPr>
          <w:t xml:space="preserve"> </w:t>
        </w:r>
      </w:ins>
      <w:ins w:id="1337" w:author="Naomi Nash" w:date="2022-05-01T20:24:00Z">
        <w:r w:rsidR="00184836" w:rsidRPr="00145984">
          <w:rPr>
            <w:rFonts w:cstheme="minorHAnsi"/>
          </w:rPr>
          <w:t>Outfit Card</w:t>
        </w:r>
      </w:ins>
      <w:ins w:id="1338" w:author="Naomi Nash" w:date="2022-04-29T22:14:00Z">
        <w:r w:rsidR="00F42933" w:rsidRPr="00145984">
          <w:rPr>
            <w:rFonts w:cstheme="minorHAnsi"/>
            <w:rPrChange w:id="1339" w:author="Naomi Nash" w:date="2022-05-01T22:21:00Z">
              <w:rPr>
                <w:highlight w:val="yellow"/>
              </w:rPr>
            </w:rPrChange>
          </w:rPr>
          <w:t xml:space="preserve"> </w:t>
        </w:r>
        <w:r w:rsidR="00891B0C" w:rsidRPr="00145984">
          <w:rPr>
            <w:rFonts w:cstheme="minorHAnsi"/>
            <w:rPrChange w:id="1340" w:author="Naomi Nash" w:date="2022-05-01T22:21:00Z">
              <w:rPr>
                <w:highlight w:val="yellow"/>
              </w:rPr>
            </w:rPrChange>
          </w:rPr>
          <w:t xml:space="preserve">and selects the Drip Finder </w:t>
        </w:r>
      </w:ins>
      <w:ins w:id="1341" w:author="Daria Pacheco" w:date="2022-04-23T02:27:00Z">
        <w:del w:id="1342" w:author="Naomi Nash" w:date="2022-04-29T22:14:00Z">
          <w:r w:rsidR="003A1753" w:rsidRPr="00145984" w:rsidDel="00F42933">
            <w:rPr>
              <w:rFonts w:cstheme="minorHAnsi"/>
            </w:rPr>
            <w:delText>logs into DripCards g</w:delText>
          </w:r>
        </w:del>
      </w:ins>
      <w:ins w:id="1343" w:author="Daria Pacheco" w:date="2022-04-23T02:28:00Z">
        <w:del w:id="1344" w:author="Naomi Nash" w:date="2022-04-29T22:14:00Z">
          <w:r w:rsidR="003A1753" w:rsidRPr="00145984" w:rsidDel="00F42933">
            <w:rPr>
              <w:rFonts w:cstheme="minorHAnsi"/>
            </w:rPr>
            <w:delText xml:space="preserve">oes to GoogleLens </w:delText>
          </w:r>
        </w:del>
        <w:r w:rsidR="003A1753" w:rsidRPr="00145984">
          <w:rPr>
            <w:rFonts w:cstheme="minorHAnsi"/>
          </w:rPr>
          <w:t>icon</w:t>
        </w:r>
        <w:del w:id="1345" w:author="Naomi Nash" w:date="2022-04-29T22:15:00Z">
          <w:r w:rsidR="003A1753" w:rsidRPr="00145984" w:rsidDel="00891B0C">
            <w:rPr>
              <w:rFonts w:cstheme="minorHAnsi"/>
            </w:rPr>
            <w:delText xml:space="preserve"> and clicks it</w:delText>
          </w:r>
        </w:del>
      </w:ins>
      <w:ins w:id="1346" w:author="Naomi Nash" w:date="2022-04-29T22:15:00Z">
        <w:r w:rsidR="00A34487" w:rsidRPr="00145984">
          <w:rPr>
            <w:rFonts w:cstheme="minorHAnsi"/>
            <w:rPrChange w:id="1347" w:author="Naomi Nash" w:date="2022-05-01T22:21:00Z">
              <w:rPr>
                <w:highlight w:val="yellow"/>
              </w:rPr>
            </w:rPrChange>
          </w:rPr>
          <w:t xml:space="preserve"> so that she can find what clothing brand</w:t>
        </w:r>
      </w:ins>
      <w:ins w:id="1348" w:author="Naomi Nash" w:date="2022-04-29T22:17:00Z">
        <w:r w:rsidR="007E5407" w:rsidRPr="00145984">
          <w:rPr>
            <w:rFonts w:cstheme="minorHAnsi"/>
            <w:rPrChange w:id="1349" w:author="Naomi Nash" w:date="2022-05-01T22:21:00Z">
              <w:rPr>
                <w:highlight w:val="yellow"/>
              </w:rPr>
            </w:rPrChange>
          </w:rPr>
          <w:t xml:space="preserve"> company is selling the dress </w:t>
        </w:r>
      </w:ins>
      <w:ins w:id="1350" w:author="Naomi Nash" w:date="2022-05-02T17:28:00Z">
        <w:r w:rsidR="003A5FD8">
          <w:rPr>
            <w:rFonts w:cstheme="minorHAnsi"/>
          </w:rPr>
          <w:t>Taylor</w:t>
        </w:r>
      </w:ins>
      <w:ins w:id="1351" w:author="Naomi Nash" w:date="2022-04-29T22:17:00Z">
        <w:r w:rsidR="007E5407" w:rsidRPr="00145984">
          <w:rPr>
            <w:rFonts w:cstheme="minorHAnsi"/>
            <w:rPrChange w:id="1352" w:author="Naomi Nash" w:date="2022-05-01T22:21:00Z">
              <w:rPr>
                <w:highlight w:val="yellow"/>
              </w:rPr>
            </w:rPrChange>
          </w:rPr>
          <w:t xml:space="preserve"> is wearing so that she can purchase it for herself. </w:t>
        </w:r>
      </w:ins>
      <w:ins w:id="1353" w:author="Daria Pacheco" w:date="2022-04-23T02:28:00Z">
        <w:del w:id="1354" w:author="Naomi Nash" w:date="2022-04-29T22:15:00Z">
          <w:r w:rsidR="003A1753" w:rsidRPr="00145984" w:rsidDel="00A34487">
            <w:rPr>
              <w:rFonts w:cstheme="minorHAnsi"/>
              <w:highlight w:val="yellow"/>
              <w:rPrChange w:id="1355" w:author="Naomi Nash" w:date="2022-05-01T22:21:00Z">
                <w:rPr/>
              </w:rPrChange>
            </w:rPr>
            <w:delText xml:space="preserve">. User then takes a </w:delText>
          </w:r>
        </w:del>
      </w:ins>
      <w:ins w:id="1356" w:author="Daria Pacheco" w:date="2022-04-23T02:30:00Z">
        <w:del w:id="1357" w:author="Naomi Nash" w:date="2022-04-29T22:15:00Z">
          <w:r w:rsidR="003A1753" w:rsidRPr="00145984" w:rsidDel="00A34487">
            <w:rPr>
              <w:rFonts w:cstheme="minorHAnsi"/>
              <w:highlight w:val="yellow"/>
              <w:rPrChange w:id="1358" w:author="Naomi Nash" w:date="2022-05-01T22:21:00Z">
                <w:rPr/>
              </w:rPrChange>
            </w:rPr>
            <w:delText>picture</w:delText>
          </w:r>
        </w:del>
      </w:ins>
      <w:ins w:id="1359" w:author="Daria Pacheco" w:date="2022-04-23T02:28:00Z">
        <w:del w:id="1360" w:author="Naomi Nash" w:date="2022-04-29T22:15:00Z">
          <w:r w:rsidR="003A1753" w:rsidRPr="00145984" w:rsidDel="00A34487">
            <w:rPr>
              <w:rFonts w:cstheme="minorHAnsi"/>
              <w:highlight w:val="yellow"/>
              <w:rPrChange w:id="1361" w:author="Naomi Nash" w:date="2022-05-01T22:21:00Z">
                <w:rPr/>
              </w:rPrChange>
            </w:rPr>
            <w:delText xml:space="preserve"> of the </w:delText>
          </w:r>
        </w:del>
      </w:ins>
      <w:ins w:id="1362" w:author="Daria Pacheco" w:date="2022-04-23T02:29:00Z">
        <w:del w:id="1363" w:author="Naomi Nash" w:date="2022-04-29T22:15:00Z">
          <w:r w:rsidR="003A1753" w:rsidRPr="00145984" w:rsidDel="00A34487">
            <w:rPr>
              <w:rFonts w:cstheme="minorHAnsi"/>
              <w:highlight w:val="yellow"/>
              <w:rPrChange w:id="1364" w:author="Naomi Nash" w:date="2022-05-01T22:21:00Z">
                <w:rPr/>
              </w:rPrChange>
            </w:rPr>
            <w:delText>celebrity’s outfit</w:delText>
          </w:r>
        </w:del>
      </w:ins>
      <w:ins w:id="1365" w:author="Daria Pacheco" w:date="2022-04-23T02:30:00Z">
        <w:del w:id="1366" w:author="Naomi Nash" w:date="2022-04-29T22:15:00Z">
          <w:r w:rsidR="003A1753" w:rsidRPr="00145984" w:rsidDel="00A34487">
            <w:rPr>
              <w:rFonts w:cstheme="minorHAnsi"/>
              <w:highlight w:val="yellow"/>
              <w:rPrChange w:id="1367" w:author="Naomi Nash" w:date="2022-05-01T22:21:00Z">
                <w:rPr/>
              </w:rPrChange>
            </w:rPr>
            <w:delText xml:space="preserve"> and DripCards will</w:delText>
          </w:r>
        </w:del>
      </w:ins>
      <w:ins w:id="1368" w:author="Daria Pacheco" w:date="2022-04-23T02:31:00Z">
        <w:del w:id="1369" w:author="Naomi Nash" w:date="2022-04-29T22:15:00Z">
          <w:r w:rsidR="003A1753" w:rsidRPr="00145984" w:rsidDel="00A34487">
            <w:rPr>
              <w:rFonts w:cstheme="minorHAnsi"/>
              <w:highlight w:val="yellow"/>
              <w:rPrChange w:id="1370" w:author="Naomi Nash" w:date="2022-05-01T22:21:00Z">
                <w:rPr/>
              </w:rPrChange>
            </w:rPr>
            <w:delText xml:space="preserve"> bring up a card showing where to buy the out</w:delText>
          </w:r>
        </w:del>
      </w:ins>
      <w:ins w:id="1371" w:author="Daria Pacheco" w:date="2022-04-23T02:32:00Z">
        <w:del w:id="1372" w:author="Naomi Nash" w:date="2022-04-29T22:15:00Z">
          <w:r w:rsidR="003A1753" w:rsidRPr="00145984" w:rsidDel="00A34487">
            <w:rPr>
              <w:rFonts w:cstheme="minorHAnsi"/>
              <w:highlight w:val="yellow"/>
              <w:rPrChange w:id="1373" w:author="Naomi Nash" w:date="2022-05-01T22:21:00Z">
                <w:rPr/>
              </w:rPrChange>
            </w:rPr>
            <w:delText>fit.</w:delText>
          </w:r>
        </w:del>
      </w:ins>
    </w:p>
    <w:p w14:paraId="196735A3" w14:textId="77777777" w:rsidR="001E49B3" w:rsidRPr="00145984" w:rsidRDefault="001E49B3" w:rsidP="001E49B3">
      <w:pPr>
        <w:rPr>
          <w:ins w:id="1374" w:author="Naomi Nash" w:date="2022-04-22T22:26:00Z"/>
          <w:rFonts w:cstheme="minorHAnsi"/>
        </w:rPr>
      </w:pPr>
    </w:p>
    <w:p w14:paraId="6C016F21" w14:textId="096C53E3" w:rsidR="003A1753" w:rsidRPr="00145984" w:rsidRDefault="003A1753" w:rsidP="003A1753">
      <w:pPr>
        <w:rPr>
          <w:ins w:id="1375" w:author="Naomi Nash" w:date="2022-04-22T22:26:00Z"/>
          <w:rFonts w:cstheme="minorHAnsi"/>
        </w:rPr>
      </w:pPr>
      <w:bookmarkStart w:id="1376" w:name="UserStoriesTasks"/>
      <w:ins w:id="1377" w:author="Naomi Nash" w:date="2022-04-22T22:26:00Z">
        <w:r w:rsidRPr="00145984">
          <w:rPr>
            <w:rFonts w:cstheme="minorHAnsi"/>
            <w:b/>
            <w:bCs/>
          </w:rPr>
          <w:t>1.</w:t>
        </w:r>
      </w:ins>
      <w:ins w:id="1378" w:author="Naomi Nash" w:date="2022-04-29T22:41:00Z">
        <w:r w:rsidR="00C7470F" w:rsidRPr="00145984">
          <w:rPr>
            <w:rFonts w:cstheme="minorHAnsi"/>
            <w:b/>
            <w:bCs/>
          </w:rPr>
          <w:t>8</w:t>
        </w:r>
      </w:ins>
      <w:ins w:id="1379" w:author="Naomi Nash" w:date="2022-04-22T22:26:00Z">
        <w:r w:rsidRPr="00145984">
          <w:rPr>
            <w:rFonts w:cstheme="minorHAnsi"/>
            <w:b/>
            <w:bCs/>
          </w:rPr>
          <w:t xml:space="preserve"> USER STORIES TASKS</w:t>
        </w:r>
      </w:ins>
    </w:p>
    <w:bookmarkEnd w:id="1376"/>
    <w:p w14:paraId="0D5F2F89" w14:textId="77777777" w:rsidR="00A51ECF" w:rsidRPr="00145984" w:rsidRDefault="00A51ECF" w:rsidP="00871076">
      <w:pPr>
        <w:rPr>
          <w:ins w:id="1380" w:author="Naomi Nash" w:date="2022-04-29T22:06:00Z"/>
          <w:rFonts w:cstheme="minorHAnsi"/>
        </w:rPr>
      </w:pPr>
      <w:ins w:id="1381" w:author="Naomi Nash" w:date="2022-04-29T22:06:00Z">
        <w:r w:rsidRPr="00145984">
          <w:rPr>
            <w:rFonts w:cstheme="minorHAnsi"/>
          </w:rPr>
          <w:t xml:space="preserve">User Story </w:t>
        </w:r>
      </w:ins>
      <w:ins w:id="1382" w:author="Naomi Nash" w:date="2022-04-22T22:34:00Z">
        <w:r w:rsidR="000F64C4" w:rsidRPr="00145984">
          <w:rPr>
            <w:rFonts w:cstheme="minorHAnsi"/>
          </w:rPr>
          <w:t>1</w:t>
        </w:r>
      </w:ins>
    </w:p>
    <w:p w14:paraId="7B873589" w14:textId="28ED667C" w:rsidR="003A1753" w:rsidRPr="00145984" w:rsidRDefault="00630C2A" w:rsidP="00A51ECF">
      <w:pPr>
        <w:pStyle w:val="ListParagraph"/>
        <w:numPr>
          <w:ilvl w:val="0"/>
          <w:numId w:val="15"/>
        </w:numPr>
        <w:rPr>
          <w:ins w:id="1383" w:author="Naomi Nash" w:date="2022-04-29T22:07:00Z"/>
          <w:rFonts w:cstheme="minorHAnsi"/>
        </w:rPr>
      </w:pPr>
      <w:ins w:id="1384" w:author="Naomi Nash" w:date="2022-04-29T22:06:00Z">
        <w:r w:rsidRPr="00145984">
          <w:rPr>
            <w:rFonts w:cstheme="minorHAnsi"/>
          </w:rPr>
          <w:t>Lo</w:t>
        </w:r>
      </w:ins>
      <w:ins w:id="1385" w:author="Naomi Nash" w:date="2022-04-29T22:07:00Z">
        <w:r w:rsidRPr="00145984">
          <w:rPr>
            <w:rFonts w:cstheme="minorHAnsi"/>
          </w:rPr>
          <w:t>g into DripCards account</w:t>
        </w:r>
      </w:ins>
    </w:p>
    <w:p w14:paraId="16EF5DDB" w14:textId="6212A99F" w:rsidR="00630C2A" w:rsidRPr="00145984" w:rsidRDefault="00630C2A" w:rsidP="00A51ECF">
      <w:pPr>
        <w:pStyle w:val="ListParagraph"/>
        <w:numPr>
          <w:ilvl w:val="0"/>
          <w:numId w:val="15"/>
        </w:numPr>
        <w:rPr>
          <w:ins w:id="1386" w:author="Naomi Nash" w:date="2022-04-29T22:08:00Z"/>
          <w:rFonts w:cstheme="minorHAnsi"/>
        </w:rPr>
      </w:pPr>
      <w:ins w:id="1387" w:author="Naomi Nash" w:date="2022-04-29T22:07:00Z">
        <w:r w:rsidRPr="00145984">
          <w:rPr>
            <w:rFonts w:cstheme="minorHAnsi"/>
          </w:rPr>
          <w:t xml:space="preserve">Create </w:t>
        </w:r>
      </w:ins>
      <w:ins w:id="1388" w:author="Naomi Nash" w:date="2022-05-01T20:24:00Z">
        <w:r w:rsidR="00184836" w:rsidRPr="00145984">
          <w:rPr>
            <w:rFonts w:cstheme="minorHAnsi"/>
          </w:rPr>
          <w:t>Outfit Cards</w:t>
        </w:r>
      </w:ins>
      <w:ins w:id="1389" w:author="Naomi Nash" w:date="2022-04-29T22:07:00Z">
        <w:r w:rsidRPr="00145984">
          <w:rPr>
            <w:rFonts w:cstheme="minorHAnsi"/>
          </w:rPr>
          <w:t xml:space="preserve"> using </w:t>
        </w:r>
      </w:ins>
      <w:ins w:id="1390" w:author="Naomi Nash" w:date="2022-05-01T20:24:00Z">
        <w:r w:rsidR="00184836" w:rsidRPr="00145984">
          <w:rPr>
            <w:rFonts w:cstheme="minorHAnsi"/>
          </w:rPr>
          <w:t>DripCards</w:t>
        </w:r>
      </w:ins>
      <w:ins w:id="1391" w:author="Naomi Nash" w:date="2022-04-29T22:07:00Z">
        <w:r w:rsidRPr="00145984">
          <w:rPr>
            <w:rFonts w:cstheme="minorHAnsi"/>
          </w:rPr>
          <w:t xml:space="preserve"> she has in her Drip Deck</w:t>
        </w:r>
      </w:ins>
    </w:p>
    <w:p w14:paraId="25A931C3" w14:textId="5EB1ECF5" w:rsidR="003450EE" w:rsidRPr="00145984" w:rsidRDefault="003450EE" w:rsidP="00A51ECF">
      <w:pPr>
        <w:pStyle w:val="ListParagraph"/>
        <w:numPr>
          <w:ilvl w:val="0"/>
          <w:numId w:val="15"/>
        </w:numPr>
        <w:rPr>
          <w:ins w:id="1392" w:author="Naomi Nash" w:date="2022-04-29T22:07:00Z"/>
          <w:rFonts w:cstheme="minorHAnsi"/>
        </w:rPr>
      </w:pPr>
      <w:ins w:id="1393" w:author="Naomi Nash" w:date="2022-04-29T22:08:00Z">
        <w:r w:rsidRPr="00145984">
          <w:rPr>
            <w:rFonts w:cstheme="minorHAnsi"/>
          </w:rPr>
          <w:t>Open the World Map page of the web application</w:t>
        </w:r>
      </w:ins>
    </w:p>
    <w:p w14:paraId="090D6E85" w14:textId="7CCA5013" w:rsidR="003450EE" w:rsidRPr="00145984" w:rsidRDefault="003450EE" w:rsidP="00A51ECF">
      <w:pPr>
        <w:pStyle w:val="ListParagraph"/>
        <w:numPr>
          <w:ilvl w:val="0"/>
          <w:numId w:val="15"/>
        </w:numPr>
        <w:rPr>
          <w:ins w:id="1394" w:author="Naomi Nash" w:date="2022-04-29T22:08:00Z"/>
          <w:rFonts w:cstheme="minorHAnsi"/>
        </w:rPr>
      </w:pPr>
      <w:ins w:id="1395" w:author="Naomi Nash" w:date="2022-04-29T22:07:00Z">
        <w:r w:rsidRPr="00145984">
          <w:rPr>
            <w:rFonts w:cstheme="minorHAnsi"/>
          </w:rPr>
          <w:t xml:space="preserve">Post her </w:t>
        </w:r>
      </w:ins>
      <w:ins w:id="1396" w:author="Naomi Nash" w:date="2022-05-01T20:24:00Z">
        <w:r w:rsidR="00184836" w:rsidRPr="00145984">
          <w:rPr>
            <w:rFonts w:cstheme="minorHAnsi"/>
          </w:rPr>
          <w:t>Outfit Cards</w:t>
        </w:r>
      </w:ins>
      <w:ins w:id="1397" w:author="Naomi Nash" w:date="2022-04-29T22:07:00Z">
        <w:r w:rsidRPr="00145984">
          <w:rPr>
            <w:rFonts w:cstheme="minorHAnsi"/>
          </w:rPr>
          <w:t xml:space="preserve"> to the World Map</w:t>
        </w:r>
      </w:ins>
    </w:p>
    <w:p w14:paraId="7B13D6C5" w14:textId="4C356B5E" w:rsidR="003450EE" w:rsidRPr="00145984" w:rsidRDefault="003450EE">
      <w:pPr>
        <w:pStyle w:val="ListParagraph"/>
        <w:numPr>
          <w:ilvl w:val="0"/>
          <w:numId w:val="15"/>
        </w:numPr>
        <w:rPr>
          <w:ins w:id="1398" w:author="Naomi Nash" w:date="2022-04-22T22:34:00Z"/>
          <w:rFonts w:cstheme="minorHAnsi"/>
        </w:rPr>
        <w:pPrChange w:id="1399" w:author="Naomi Nash" w:date="2022-04-29T22:06:00Z">
          <w:pPr/>
        </w:pPrChange>
      </w:pPr>
      <w:ins w:id="1400" w:author="Naomi Nash" w:date="2022-04-29T22:08:00Z">
        <w:r w:rsidRPr="00145984">
          <w:rPr>
            <w:rFonts w:cstheme="minorHAnsi"/>
          </w:rPr>
          <w:t>Follow other influencers on the World Map</w:t>
        </w:r>
      </w:ins>
    </w:p>
    <w:p w14:paraId="66076C25" w14:textId="507A9A55" w:rsidR="000F64C4" w:rsidRPr="00145984" w:rsidRDefault="00A51ECF" w:rsidP="00871076">
      <w:pPr>
        <w:rPr>
          <w:ins w:id="1401" w:author="Naomi Nash" w:date="2022-04-29T22:25:00Z"/>
          <w:rFonts w:cstheme="minorHAnsi"/>
        </w:rPr>
      </w:pPr>
      <w:ins w:id="1402" w:author="Naomi Nash" w:date="2022-04-29T22:06:00Z">
        <w:r w:rsidRPr="00145984">
          <w:rPr>
            <w:rFonts w:cstheme="minorHAnsi"/>
          </w:rPr>
          <w:t xml:space="preserve">User Story </w:t>
        </w:r>
      </w:ins>
      <w:ins w:id="1403" w:author="Naomi Nash" w:date="2022-04-22T22:34:00Z">
        <w:r w:rsidR="000F64C4" w:rsidRPr="00145984">
          <w:rPr>
            <w:rFonts w:cstheme="minorHAnsi"/>
          </w:rPr>
          <w:t>2</w:t>
        </w:r>
      </w:ins>
      <w:ins w:id="1404" w:author="Naomi Nash" w:date="2022-04-29T21:41:00Z">
        <w:r w:rsidR="00871076" w:rsidRPr="00145984">
          <w:rPr>
            <w:rFonts w:cstheme="minorHAnsi"/>
          </w:rPr>
          <w:t xml:space="preserve"> </w:t>
        </w:r>
      </w:ins>
    </w:p>
    <w:p w14:paraId="484E3042" w14:textId="4DEB7828" w:rsidR="005D132B" w:rsidRPr="00145984" w:rsidRDefault="00C736D4">
      <w:pPr>
        <w:pStyle w:val="ListParagraph"/>
        <w:numPr>
          <w:ilvl w:val="0"/>
          <w:numId w:val="17"/>
        </w:numPr>
        <w:rPr>
          <w:ins w:id="1405" w:author="Daria Pacheco" w:date="2022-04-29T22:33:00Z"/>
          <w:rFonts w:cstheme="minorHAnsi"/>
        </w:rPr>
        <w:pPrChange w:id="1406" w:author="Naomi Nash" w:date="2022-04-29T22:25:00Z">
          <w:pPr/>
        </w:pPrChange>
      </w:pPr>
      <w:ins w:id="1407" w:author="Daria Pacheco" w:date="2022-04-29T22:32:00Z">
        <w:r w:rsidRPr="00145984">
          <w:rPr>
            <w:rFonts w:cstheme="minorHAnsi"/>
          </w:rPr>
          <w:t>Lo</w:t>
        </w:r>
      </w:ins>
      <w:ins w:id="1408" w:author="Daria Pacheco" w:date="2022-04-29T22:33:00Z">
        <w:r w:rsidR="00520F15" w:rsidRPr="00145984">
          <w:rPr>
            <w:rFonts w:cstheme="minorHAnsi"/>
          </w:rPr>
          <w:t>g into DripCards account</w:t>
        </w:r>
      </w:ins>
    </w:p>
    <w:p w14:paraId="49FB6401" w14:textId="0E1CD896" w:rsidR="00520F15" w:rsidRPr="00145984" w:rsidRDefault="00080D3E">
      <w:pPr>
        <w:pStyle w:val="ListParagraph"/>
        <w:numPr>
          <w:ilvl w:val="0"/>
          <w:numId w:val="17"/>
        </w:numPr>
        <w:rPr>
          <w:ins w:id="1409" w:author="Daria Pacheco" w:date="2022-04-29T22:34:00Z"/>
          <w:rFonts w:cstheme="minorHAnsi"/>
        </w:rPr>
        <w:pPrChange w:id="1410" w:author="Naomi Nash" w:date="2022-04-29T22:25:00Z">
          <w:pPr/>
        </w:pPrChange>
      </w:pPr>
      <w:ins w:id="1411" w:author="Daria Pacheco" w:date="2022-04-29T22:34:00Z">
        <w:r w:rsidRPr="00145984">
          <w:rPr>
            <w:rFonts w:cstheme="minorHAnsi"/>
          </w:rPr>
          <w:t xml:space="preserve">Open </w:t>
        </w:r>
        <w:r w:rsidR="00B12F99" w:rsidRPr="00145984">
          <w:rPr>
            <w:rFonts w:cstheme="minorHAnsi"/>
          </w:rPr>
          <w:t xml:space="preserve">Drip </w:t>
        </w:r>
      </w:ins>
      <w:ins w:id="1412" w:author="Naomi Nash" w:date="2022-04-29T22:36:00Z">
        <w:r w:rsidR="00EC4623" w:rsidRPr="00145984">
          <w:rPr>
            <w:rFonts w:cstheme="minorHAnsi"/>
          </w:rPr>
          <w:t>D</w:t>
        </w:r>
      </w:ins>
      <w:ins w:id="1413" w:author="Daria Pacheco" w:date="2022-04-29T22:34:00Z">
        <w:del w:id="1414" w:author="Naomi Nash" w:date="2022-04-29T22:36:00Z">
          <w:r w:rsidR="00B12F99" w:rsidRPr="00145984" w:rsidDel="00EC4623">
            <w:rPr>
              <w:rFonts w:cstheme="minorHAnsi"/>
            </w:rPr>
            <w:delText>d</w:delText>
          </w:r>
        </w:del>
        <w:r w:rsidR="00B12F99" w:rsidRPr="00145984">
          <w:rPr>
            <w:rFonts w:cstheme="minorHAnsi"/>
          </w:rPr>
          <w:t>eck page</w:t>
        </w:r>
      </w:ins>
    </w:p>
    <w:p w14:paraId="5BD01A95" w14:textId="3480CDAE" w:rsidR="00BC11CD" w:rsidRPr="00145984" w:rsidRDefault="00BC11CD" w:rsidP="005D132B">
      <w:pPr>
        <w:pStyle w:val="ListParagraph"/>
        <w:numPr>
          <w:ilvl w:val="0"/>
          <w:numId w:val="17"/>
        </w:numPr>
        <w:rPr>
          <w:ins w:id="1415" w:author="Naomi Nash" w:date="2022-04-29T22:36:00Z"/>
          <w:rFonts w:cstheme="minorHAnsi"/>
        </w:rPr>
      </w:pPr>
      <w:ins w:id="1416" w:author="Daria Pacheco" w:date="2022-04-29T22:34:00Z">
        <w:r w:rsidRPr="00145984">
          <w:rPr>
            <w:rFonts w:cstheme="minorHAnsi"/>
          </w:rPr>
          <w:t xml:space="preserve">Click Random </w:t>
        </w:r>
      </w:ins>
      <w:ins w:id="1417" w:author="Daria Pacheco" w:date="2022-04-29T22:35:00Z">
        <w:r w:rsidRPr="00145984">
          <w:rPr>
            <w:rFonts w:cstheme="minorHAnsi"/>
          </w:rPr>
          <w:t>O</w:t>
        </w:r>
      </w:ins>
      <w:ins w:id="1418" w:author="Daria Pacheco" w:date="2022-04-29T22:34:00Z">
        <w:r w:rsidRPr="00145984">
          <w:rPr>
            <w:rFonts w:cstheme="minorHAnsi"/>
          </w:rPr>
          <w:t xml:space="preserve">utfit </w:t>
        </w:r>
      </w:ins>
      <w:ins w:id="1419" w:author="Naomi Nash" w:date="2022-04-29T22:36:00Z">
        <w:r w:rsidR="00EC4623" w:rsidRPr="00145984">
          <w:rPr>
            <w:rFonts w:cstheme="minorHAnsi"/>
          </w:rPr>
          <w:t>C</w:t>
        </w:r>
      </w:ins>
      <w:ins w:id="1420" w:author="Daria Pacheco" w:date="2022-04-29T22:34:00Z">
        <w:del w:id="1421" w:author="Naomi Nash" w:date="2022-04-29T22:36:00Z">
          <w:r w:rsidRPr="00145984" w:rsidDel="00EC4623">
            <w:rPr>
              <w:rFonts w:cstheme="minorHAnsi"/>
            </w:rPr>
            <w:delText>c</w:delText>
          </w:r>
        </w:del>
        <w:r w:rsidRPr="00145984">
          <w:rPr>
            <w:rFonts w:cstheme="minorHAnsi"/>
          </w:rPr>
          <w:t>ard</w:t>
        </w:r>
      </w:ins>
      <w:ins w:id="1422" w:author="Daria Pacheco" w:date="2022-04-29T22:35:00Z">
        <w:r w:rsidRPr="00145984">
          <w:rPr>
            <w:rFonts w:cstheme="minorHAnsi"/>
          </w:rPr>
          <w:t xml:space="preserve"> icon</w:t>
        </w:r>
      </w:ins>
    </w:p>
    <w:p w14:paraId="59C97A7C" w14:textId="0D02C90B" w:rsidR="00EC4623" w:rsidRPr="00145984" w:rsidRDefault="00EC4623">
      <w:pPr>
        <w:pStyle w:val="ListParagraph"/>
        <w:numPr>
          <w:ilvl w:val="0"/>
          <w:numId w:val="17"/>
        </w:numPr>
        <w:rPr>
          <w:ins w:id="1423" w:author="Naomi Nash" w:date="2022-04-22T22:34:00Z"/>
          <w:rFonts w:cstheme="minorHAnsi"/>
        </w:rPr>
        <w:pPrChange w:id="1424" w:author="Naomi Nash" w:date="2022-04-29T22:25:00Z">
          <w:pPr/>
        </w:pPrChange>
      </w:pPr>
      <w:ins w:id="1425" w:author="Naomi Nash" w:date="2022-04-29T22:36:00Z">
        <w:r w:rsidRPr="00145984">
          <w:rPr>
            <w:rFonts w:cstheme="minorHAnsi"/>
          </w:rPr>
          <w:t xml:space="preserve">Click Save button to save randomly created </w:t>
        </w:r>
      </w:ins>
      <w:ins w:id="1426" w:author="Naomi Nash" w:date="2022-05-01T20:24:00Z">
        <w:r w:rsidR="00184836" w:rsidRPr="00145984">
          <w:rPr>
            <w:rFonts w:cstheme="minorHAnsi"/>
          </w:rPr>
          <w:t>Outfit Card</w:t>
        </w:r>
      </w:ins>
    </w:p>
    <w:p w14:paraId="356EA84C" w14:textId="223A2413" w:rsidR="005D132B" w:rsidRPr="00145984" w:rsidRDefault="00A51ECF" w:rsidP="00E427AC">
      <w:pPr>
        <w:rPr>
          <w:ins w:id="1427" w:author="Naomi Nash" w:date="2022-04-29T22:25:00Z"/>
          <w:rFonts w:cstheme="minorHAnsi"/>
        </w:rPr>
      </w:pPr>
      <w:ins w:id="1428" w:author="Naomi Nash" w:date="2022-04-29T22:06:00Z">
        <w:r w:rsidRPr="00145984">
          <w:rPr>
            <w:rFonts w:cstheme="minorHAnsi"/>
          </w:rPr>
          <w:t xml:space="preserve">User Story </w:t>
        </w:r>
      </w:ins>
      <w:ins w:id="1429" w:author="Naomi Nash" w:date="2022-04-22T22:34:00Z">
        <w:r w:rsidR="000F64C4" w:rsidRPr="00145984">
          <w:rPr>
            <w:rFonts w:cstheme="minorHAnsi"/>
          </w:rPr>
          <w:t>3</w:t>
        </w:r>
      </w:ins>
      <w:ins w:id="1430" w:author="Naomi Nash" w:date="2022-04-29T21:41:00Z">
        <w:r w:rsidR="00871076" w:rsidRPr="00145984">
          <w:rPr>
            <w:rFonts w:cstheme="minorHAnsi"/>
          </w:rPr>
          <w:t xml:space="preserve"> </w:t>
        </w:r>
      </w:ins>
    </w:p>
    <w:p w14:paraId="20976769" w14:textId="112EF149" w:rsidR="00741FEC" w:rsidRPr="00145984" w:rsidRDefault="00BE11CF" w:rsidP="00741FEC">
      <w:pPr>
        <w:pStyle w:val="ListParagraph"/>
        <w:numPr>
          <w:ilvl w:val="0"/>
          <w:numId w:val="18"/>
        </w:numPr>
        <w:rPr>
          <w:ins w:id="1431" w:author="Naomi Nash" w:date="2022-04-29T22:33:00Z"/>
          <w:rFonts w:cstheme="minorHAnsi"/>
        </w:rPr>
      </w:pPr>
      <w:ins w:id="1432" w:author="Naomi Nash" w:date="2022-04-29T22:32:00Z">
        <w:r w:rsidRPr="00145984">
          <w:rPr>
            <w:rFonts w:cstheme="minorHAnsi"/>
          </w:rPr>
          <w:t>Log into DripC</w:t>
        </w:r>
      </w:ins>
      <w:ins w:id="1433" w:author="Naomi Nash" w:date="2022-04-29T22:33:00Z">
        <w:r w:rsidRPr="00145984">
          <w:rPr>
            <w:rFonts w:cstheme="minorHAnsi"/>
          </w:rPr>
          <w:t>ards account</w:t>
        </w:r>
      </w:ins>
    </w:p>
    <w:p w14:paraId="20DC99CC" w14:textId="497FDB43" w:rsidR="00C90669" w:rsidRPr="00145984" w:rsidRDefault="00C90669" w:rsidP="00741FEC">
      <w:pPr>
        <w:pStyle w:val="ListParagraph"/>
        <w:numPr>
          <w:ilvl w:val="0"/>
          <w:numId w:val="18"/>
        </w:numPr>
        <w:rPr>
          <w:ins w:id="1434" w:author="Naomi Nash" w:date="2022-04-29T22:33:00Z"/>
          <w:rFonts w:cstheme="minorHAnsi"/>
        </w:rPr>
      </w:pPr>
      <w:ins w:id="1435" w:author="Naomi Nash" w:date="2022-04-29T22:33:00Z">
        <w:r w:rsidRPr="00145984">
          <w:rPr>
            <w:rFonts w:cstheme="minorHAnsi"/>
          </w:rPr>
          <w:t>View D</w:t>
        </w:r>
        <w:r w:rsidR="008973D9" w:rsidRPr="00145984">
          <w:rPr>
            <w:rFonts w:cstheme="minorHAnsi"/>
          </w:rPr>
          <w:t xml:space="preserve">rip </w:t>
        </w:r>
      </w:ins>
      <w:ins w:id="1436" w:author="Naomi Nash" w:date="2022-04-29T22:35:00Z">
        <w:r w:rsidR="00C34C90" w:rsidRPr="00145984">
          <w:rPr>
            <w:rFonts w:cstheme="minorHAnsi"/>
          </w:rPr>
          <w:t>Deck</w:t>
        </w:r>
      </w:ins>
      <w:ins w:id="1437" w:author="Naomi Nash" w:date="2022-04-29T22:33:00Z">
        <w:r w:rsidR="008973D9" w:rsidRPr="00145984">
          <w:rPr>
            <w:rFonts w:cstheme="minorHAnsi"/>
          </w:rPr>
          <w:t xml:space="preserve"> </w:t>
        </w:r>
        <w:r w:rsidR="00967FCF" w:rsidRPr="00145984">
          <w:rPr>
            <w:rFonts w:cstheme="minorHAnsi"/>
          </w:rPr>
          <w:t xml:space="preserve">page </w:t>
        </w:r>
      </w:ins>
    </w:p>
    <w:p w14:paraId="69CDB096" w14:textId="22C1703C" w:rsidR="00334ED2" w:rsidRPr="00145984" w:rsidRDefault="00334ED2" w:rsidP="00741FEC">
      <w:pPr>
        <w:pStyle w:val="ListParagraph"/>
        <w:numPr>
          <w:ilvl w:val="0"/>
          <w:numId w:val="18"/>
        </w:numPr>
        <w:rPr>
          <w:ins w:id="1438" w:author="Naomi Nash" w:date="2022-04-29T22:35:00Z"/>
          <w:rFonts w:cstheme="minorHAnsi"/>
        </w:rPr>
      </w:pPr>
      <w:ins w:id="1439" w:author="Naomi Nash" w:date="2022-04-29T22:33:00Z">
        <w:r w:rsidRPr="00145984">
          <w:rPr>
            <w:rFonts w:cstheme="minorHAnsi"/>
          </w:rPr>
          <w:t xml:space="preserve">View </w:t>
        </w:r>
      </w:ins>
      <w:ins w:id="1440" w:author="Naomi Nash" w:date="2022-04-29T22:34:00Z">
        <w:r w:rsidR="00395A0F" w:rsidRPr="00145984">
          <w:rPr>
            <w:rFonts w:cstheme="minorHAnsi"/>
          </w:rPr>
          <w:t xml:space="preserve">clothing timer presented on each </w:t>
        </w:r>
      </w:ins>
      <w:ins w:id="1441" w:author="Naomi Nash" w:date="2022-05-01T20:24:00Z">
        <w:r w:rsidR="00184836" w:rsidRPr="00145984">
          <w:rPr>
            <w:rFonts w:cstheme="minorHAnsi"/>
          </w:rPr>
          <w:t>Drip Card</w:t>
        </w:r>
      </w:ins>
    </w:p>
    <w:p w14:paraId="6DC5FE12" w14:textId="77777777" w:rsidR="00EC4623" w:rsidRPr="00145984" w:rsidRDefault="00C34C90" w:rsidP="0077422B">
      <w:pPr>
        <w:pStyle w:val="ListParagraph"/>
        <w:numPr>
          <w:ilvl w:val="0"/>
          <w:numId w:val="18"/>
        </w:numPr>
        <w:rPr>
          <w:ins w:id="1442" w:author="Naomi Nash" w:date="2022-04-29T22:36:00Z"/>
          <w:rFonts w:cstheme="minorHAnsi"/>
        </w:rPr>
      </w:pPr>
      <w:ins w:id="1443" w:author="Naomi Nash" w:date="2022-04-29T22:35:00Z">
        <w:r w:rsidRPr="00145984">
          <w:rPr>
            <w:rFonts w:cstheme="minorHAnsi"/>
          </w:rPr>
          <w:t xml:space="preserve">Click Delete icon present on each </w:t>
        </w:r>
      </w:ins>
      <w:ins w:id="1444" w:author="Naomi Nash" w:date="2022-05-01T20:24:00Z">
        <w:r w:rsidR="00184836" w:rsidRPr="00145984">
          <w:rPr>
            <w:rFonts w:cstheme="minorHAnsi"/>
          </w:rPr>
          <w:t>Drip Card</w:t>
        </w:r>
      </w:ins>
      <w:ins w:id="1445" w:author="Naomi Nash" w:date="2022-04-29T22:35:00Z">
        <w:r w:rsidRPr="00145984">
          <w:rPr>
            <w:rFonts w:cstheme="minorHAnsi"/>
          </w:rPr>
          <w:t xml:space="preserve"> </w:t>
        </w:r>
        <w:r w:rsidR="0066202A" w:rsidRPr="00145984">
          <w:rPr>
            <w:rFonts w:cstheme="minorHAnsi"/>
          </w:rPr>
          <w:t xml:space="preserve">to </w:t>
        </w:r>
      </w:ins>
      <w:ins w:id="1446" w:author="Naomi Nash" w:date="2022-04-29T22:36:00Z">
        <w:r w:rsidR="0066202A" w:rsidRPr="00145984">
          <w:rPr>
            <w:rFonts w:cstheme="minorHAnsi"/>
          </w:rPr>
          <w:t xml:space="preserve">remove the </w:t>
        </w:r>
      </w:ins>
      <w:ins w:id="1447" w:author="Naomi Nash" w:date="2022-05-01T20:24:00Z">
        <w:r w:rsidR="00184836" w:rsidRPr="00145984">
          <w:rPr>
            <w:rFonts w:cstheme="minorHAnsi"/>
          </w:rPr>
          <w:t>Drip Card</w:t>
        </w:r>
      </w:ins>
      <w:ins w:id="1448" w:author="Naomi Nash" w:date="2022-04-29T22:36:00Z">
        <w:r w:rsidR="0066202A" w:rsidRPr="00145984">
          <w:rPr>
            <w:rFonts w:cstheme="minorHAnsi"/>
          </w:rPr>
          <w:t xml:space="preserve"> from the Drip Deck</w:t>
        </w:r>
        <w:r w:rsidR="00AA1002" w:rsidRPr="00145984">
          <w:rPr>
            <w:rFonts w:cstheme="minorHAnsi"/>
          </w:rPr>
          <w:t xml:space="preserve"> </w:t>
        </w:r>
      </w:ins>
      <w:ins w:id="1449" w:author="Naomi Nash" w:date="2022-04-29T22:35:00Z">
        <w:r w:rsidRPr="00145984">
          <w:rPr>
            <w:rFonts w:cstheme="minorHAnsi"/>
          </w:rPr>
          <w:t>once</w:t>
        </w:r>
      </w:ins>
      <w:ins w:id="1450" w:author="Naomi Nash" w:date="2022-04-29T22:36:00Z">
        <w:r w:rsidR="00EC4623" w:rsidRPr="00145984">
          <w:rPr>
            <w:rFonts w:cstheme="minorHAnsi"/>
          </w:rPr>
          <w:t xml:space="preserve"> she donates</w:t>
        </w:r>
      </w:ins>
      <w:ins w:id="1451" w:author="Naomi Nash" w:date="2022-04-29T22:35:00Z">
        <w:r w:rsidRPr="00145984">
          <w:rPr>
            <w:rFonts w:cstheme="minorHAnsi"/>
          </w:rPr>
          <w:t xml:space="preserve"> </w:t>
        </w:r>
        <w:r w:rsidR="00315698" w:rsidRPr="00145984">
          <w:rPr>
            <w:rFonts w:cstheme="minorHAnsi"/>
          </w:rPr>
          <w:t xml:space="preserve">each clothing item </w:t>
        </w:r>
      </w:ins>
    </w:p>
    <w:p w14:paraId="77764DFD" w14:textId="3F8BB5B0" w:rsidR="000F64C4" w:rsidRPr="00145984" w:rsidRDefault="00A51ECF" w:rsidP="00EC4623">
      <w:pPr>
        <w:rPr>
          <w:ins w:id="1452" w:author="Naomi Nash" w:date="2022-04-29T22:18:00Z"/>
          <w:rFonts w:cstheme="minorHAnsi"/>
        </w:rPr>
      </w:pPr>
      <w:ins w:id="1453" w:author="Naomi Nash" w:date="2022-04-29T22:06:00Z">
        <w:r w:rsidRPr="00145984">
          <w:rPr>
            <w:rFonts w:cstheme="minorHAnsi"/>
          </w:rPr>
          <w:t xml:space="preserve">User Story </w:t>
        </w:r>
      </w:ins>
      <w:ins w:id="1454" w:author="Naomi Nash" w:date="2022-04-22T22:34:00Z">
        <w:r w:rsidR="000F64C4" w:rsidRPr="00145984">
          <w:rPr>
            <w:rFonts w:cstheme="minorHAnsi"/>
          </w:rPr>
          <w:t>4</w:t>
        </w:r>
      </w:ins>
      <w:ins w:id="1455" w:author="Naomi Nash" w:date="2022-04-29T21:41:00Z">
        <w:r w:rsidR="00871076" w:rsidRPr="00145984">
          <w:rPr>
            <w:rFonts w:cstheme="minorHAnsi"/>
          </w:rPr>
          <w:t xml:space="preserve"> </w:t>
        </w:r>
      </w:ins>
    </w:p>
    <w:p w14:paraId="43BEAF4F" w14:textId="2F5477A0" w:rsidR="00627BC9" w:rsidRPr="00145984" w:rsidRDefault="00C6673F" w:rsidP="00627BC9">
      <w:pPr>
        <w:pStyle w:val="ListParagraph"/>
        <w:numPr>
          <w:ilvl w:val="0"/>
          <w:numId w:val="16"/>
        </w:numPr>
        <w:rPr>
          <w:ins w:id="1456" w:author="Naomi Nash" w:date="2022-04-29T22:19:00Z"/>
          <w:rFonts w:cstheme="minorHAnsi"/>
        </w:rPr>
      </w:pPr>
      <w:ins w:id="1457" w:author="Naomi Nash" w:date="2022-04-29T22:19:00Z">
        <w:r w:rsidRPr="00145984">
          <w:rPr>
            <w:rFonts w:cstheme="minorHAnsi"/>
          </w:rPr>
          <w:t>Log into DripCards account</w:t>
        </w:r>
      </w:ins>
    </w:p>
    <w:p w14:paraId="29E3F95B" w14:textId="140C7BB1" w:rsidR="00C6673F" w:rsidRPr="00145984" w:rsidRDefault="00C6673F" w:rsidP="00627BC9">
      <w:pPr>
        <w:pStyle w:val="ListParagraph"/>
        <w:numPr>
          <w:ilvl w:val="0"/>
          <w:numId w:val="16"/>
        </w:numPr>
        <w:rPr>
          <w:ins w:id="1458" w:author="Naomi Nash" w:date="2022-04-29T22:22:00Z"/>
          <w:rFonts w:cstheme="minorHAnsi"/>
        </w:rPr>
      </w:pPr>
      <w:ins w:id="1459" w:author="Naomi Nash" w:date="2022-04-29T22:19:00Z">
        <w:r w:rsidRPr="00145984">
          <w:rPr>
            <w:rFonts w:cstheme="minorHAnsi"/>
          </w:rPr>
          <w:t xml:space="preserve">Open </w:t>
        </w:r>
        <w:r w:rsidR="00D56EC6" w:rsidRPr="00145984">
          <w:rPr>
            <w:rFonts w:cstheme="minorHAnsi"/>
          </w:rPr>
          <w:t xml:space="preserve">the World Map page of the web application </w:t>
        </w:r>
      </w:ins>
    </w:p>
    <w:p w14:paraId="34C77AE0" w14:textId="607FA2F4" w:rsidR="00390B2C" w:rsidRPr="00145984" w:rsidRDefault="003D79A4" w:rsidP="00627BC9">
      <w:pPr>
        <w:pStyle w:val="ListParagraph"/>
        <w:numPr>
          <w:ilvl w:val="0"/>
          <w:numId w:val="16"/>
        </w:numPr>
        <w:rPr>
          <w:ins w:id="1460" w:author="Naomi Nash" w:date="2022-04-29T22:23:00Z"/>
          <w:rFonts w:cstheme="minorHAnsi"/>
        </w:rPr>
      </w:pPr>
      <w:ins w:id="1461" w:author="Naomi Nash" w:date="2022-04-29T22:22:00Z">
        <w:r w:rsidRPr="00145984">
          <w:rPr>
            <w:rFonts w:cstheme="minorHAnsi"/>
          </w:rPr>
          <w:t xml:space="preserve">Search for </w:t>
        </w:r>
        <w:r w:rsidR="00CC66CD" w:rsidRPr="00145984">
          <w:rPr>
            <w:rFonts w:cstheme="minorHAnsi"/>
          </w:rPr>
          <w:t>specific Drip Specialist user</w:t>
        </w:r>
      </w:ins>
      <w:ins w:id="1462" w:author="Naomi Nash" w:date="2022-04-29T22:23:00Z">
        <w:r w:rsidR="001F648A" w:rsidRPr="00145984">
          <w:rPr>
            <w:rFonts w:cstheme="minorHAnsi"/>
          </w:rPr>
          <w:t>/find Drip Specialist in followers list</w:t>
        </w:r>
      </w:ins>
    </w:p>
    <w:p w14:paraId="7BF0DC12" w14:textId="2D918F4C" w:rsidR="001F648A" w:rsidRPr="00145984" w:rsidRDefault="00D52EAE" w:rsidP="00627BC9">
      <w:pPr>
        <w:pStyle w:val="ListParagraph"/>
        <w:numPr>
          <w:ilvl w:val="0"/>
          <w:numId w:val="16"/>
        </w:numPr>
        <w:rPr>
          <w:ins w:id="1463" w:author="Naomi Nash" w:date="2022-04-29T22:24:00Z"/>
          <w:rFonts w:cstheme="minorHAnsi"/>
        </w:rPr>
      </w:pPr>
      <w:ins w:id="1464" w:author="Naomi Nash" w:date="2022-04-29T22:24:00Z">
        <w:r w:rsidRPr="00145984">
          <w:rPr>
            <w:rFonts w:cstheme="minorHAnsi"/>
          </w:rPr>
          <w:t xml:space="preserve">View Drip Specialist’s </w:t>
        </w:r>
      </w:ins>
      <w:ins w:id="1465" w:author="Naomi Nash" w:date="2022-05-01T20:24:00Z">
        <w:r w:rsidR="00184836" w:rsidRPr="00145984">
          <w:rPr>
            <w:rFonts w:cstheme="minorHAnsi"/>
          </w:rPr>
          <w:t>Outfit Cards</w:t>
        </w:r>
      </w:ins>
    </w:p>
    <w:p w14:paraId="43513E78" w14:textId="7DC33D97" w:rsidR="00A563CD" w:rsidRPr="00145984" w:rsidRDefault="00363BD0">
      <w:pPr>
        <w:pStyle w:val="ListParagraph"/>
        <w:numPr>
          <w:ilvl w:val="0"/>
          <w:numId w:val="16"/>
        </w:numPr>
        <w:rPr>
          <w:ins w:id="1466" w:author="Naomi Nash" w:date="2022-04-19T10:09:00Z"/>
          <w:rFonts w:cstheme="minorHAnsi"/>
        </w:rPr>
        <w:pPrChange w:id="1467" w:author="Naomi Nash" w:date="2022-04-29T22:37:00Z">
          <w:pPr>
            <w:pStyle w:val="ListParagraph"/>
          </w:pPr>
        </w:pPrChange>
      </w:pPr>
      <w:ins w:id="1468" w:author="Naomi Nash" w:date="2022-04-29T22:24:00Z">
        <w:r w:rsidRPr="00145984">
          <w:rPr>
            <w:rFonts w:cstheme="minorHAnsi"/>
          </w:rPr>
          <w:t>Click</w:t>
        </w:r>
        <w:r w:rsidR="00D52EAE" w:rsidRPr="00145984">
          <w:rPr>
            <w:rFonts w:cstheme="minorHAnsi"/>
          </w:rPr>
          <w:t xml:space="preserve"> </w:t>
        </w:r>
        <w:r w:rsidR="008B4280" w:rsidRPr="00145984">
          <w:rPr>
            <w:rFonts w:cstheme="minorHAnsi"/>
          </w:rPr>
          <w:t xml:space="preserve">Drip Finder (Cloud Vision API) </w:t>
        </w:r>
        <w:r w:rsidRPr="00145984">
          <w:rPr>
            <w:rFonts w:cstheme="minorHAnsi"/>
          </w:rPr>
          <w:t xml:space="preserve">icon and view search results of </w:t>
        </w:r>
      </w:ins>
      <w:ins w:id="1469" w:author="Naomi Nash" w:date="2022-04-29T22:25:00Z">
        <w:r w:rsidR="00CE7787" w:rsidRPr="00145984">
          <w:rPr>
            <w:rFonts w:cstheme="minorHAnsi"/>
          </w:rPr>
          <w:t>Drip Finder</w:t>
        </w:r>
      </w:ins>
      <w:r w:rsidR="00A563CD" w:rsidRPr="00145984">
        <w:rPr>
          <w:rFonts w:cstheme="minorHAnsi"/>
        </w:rPr>
        <w:br w:type="page"/>
      </w:r>
    </w:p>
    <w:p w14:paraId="233AD030" w14:textId="77777777" w:rsidR="00B03ACF" w:rsidRPr="00145984" w:rsidDel="00BF788B" w:rsidRDefault="00B03ACF">
      <w:pPr>
        <w:rPr>
          <w:del w:id="1470" w:author="Naomi Nash" w:date="2022-04-18T23:31:00Z"/>
          <w:rFonts w:cstheme="minorHAnsi"/>
        </w:rPr>
      </w:pPr>
    </w:p>
    <w:p w14:paraId="118A3A02" w14:textId="77777777" w:rsidR="00BF788B" w:rsidRPr="00145984" w:rsidRDefault="00BF788B">
      <w:pPr>
        <w:rPr>
          <w:ins w:id="1471" w:author="Naomi Nash" w:date="2022-04-22T22:34:00Z"/>
          <w:rFonts w:cstheme="minorHAnsi"/>
        </w:rPr>
      </w:pPr>
    </w:p>
    <w:p w14:paraId="5C51856B" w14:textId="07714A82" w:rsidR="00EC1751" w:rsidRPr="00145984" w:rsidDel="00EE1537" w:rsidRDefault="00EC1751">
      <w:pPr>
        <w:rPr>
          <w:del w:id="1472" w:author="Naomi Nash" w:date="2022-04-18T23:31:00Z"/>
          <w:rFonts w:cstheme="minorHAnsi"/>
        </w:rPr>
      </w:pPr>
    </w:p>
    <w:p w14:paraId="20441520" w14:textId="34D740ED" w:rsidR="00EC1751" w:rsidRPr="00145984" w:rsidDel="00EE1537" w:rsidRDefault="00EC1751">
      <w:pPr>
        <w:rPr>
          <w:del w:id="1473" w:author="Naomi Nash" w:date="2022-04-18T23:31:00Z"/>
          <w:rFonts w:cstheme="minorHAnsi"/>
        </w:rPr>
      </w:pPr>
    </w:p>
    <w:p w14:paraId="62997981" w14:textId="77777777" w:rsidR="00EC1751" w:rsidRPr="00145984" w:rsidDel="00EE1537" w:rsidRDefault="00EC1751">
      <w:pPr>
        <w:rPr>
          <w:del w:id="1474" w:author="Naomi Nash" w:date="2022-04-18T23:31:00Z"/>
          <w:rFonts w:cstheme="minorHAnsi"/>
        </w:rPr>
      </w:pPr>
    </w:p>
    <w:p w14:paraId="230DFC84" w14:textId="7A184044" w:rsidR="00B03ACF" w:rsidRPr="00145984" w:rsidDel="00EE1537" w:rsidRDefault="00B03ACF">
      <w:pPr>
        <w:rPr>
          <w:del w:id="1475" w:author="Naomi Nash" w:date="2022-04-18T23:31:00Z"/>
          <w:rFonts w:cstheme="minorHAnsi"/>
          <w:b/>
          <w:bCs/>
        </w:rPr>
      </w:pPr>
    </w:p>
    <w:p w14:paraId="39F04F1A" w14:textId="0868B381" w:rsidR="00D33C51" w:rsidRPr="00145984" w:rsidDel="00EE1537" w:rsidRDefault="00D33C51">
      <w:pPr>
        <w:rPr>
          <w:del w:id="1476" w:author="Naomi Nash" w:date="2022-04-18T23:31:00Z"/>
          <w:rFonts w:cstheme="minorHAnsi"/>
        </w:rPr>
      </w:pPr>
    </w:p>
    <w:p w14:paraId="07E484BB" w14:textId="1216522B" w:rsidR="00001A54" w:rsidRPr="00145984" w:rsidDel="00EE1537" w:rsidRDefault="00001A54">
      <w:pPr>
        <w:rPr>
          <w:del w:id="1477" w:author="Naomi Nash" w:date="2022-04-18T23:31:00Z"/>
          <w:rFonts w:cstheme="minorHAnsi"/>
        </w:rPr>
      </w:pPr>
      <w:del w:id="1478" w:author="Naomi Nash" w:date="2022-04-18T23:31:00Z">
        <w:r w:rsidRPr="00145984" w:rsidDel="00EE1537">
          <w:rPr>
            <w:rFonts w:cstheme="minorHAnsi"/>
          </w:rPr>
          <w:br w:type="page"/>
        </w:r>
      </w:del>
    </w:p>
    <w:p w14:paraId="5F2437B6" w14:textId="0A7B72FD" w:rsidR="00001A54" w:rsidRPr="00145984" w:rsidRDefault="00001A54">
      <w:pPr>
        <w:rPr>
          <w:rFonts w:cstheme="minorHAnsi"/>
          <w:b/>
          <w:bCs/>
        </w:rPr>
      </w:pPr>
      <w:r w:rsidRPr="00145984">
        <w:rPr>
          <w:rFonts w:cstheme="minorHAnsi"/>
          <w:b/>
          <w:bCs/>
        </w:rPr>
        <w:t xml:space="preserve">------------------------------------------------------------------------------------------------------------------------------------------2. </w:t>
      </w:r>
      <w:bookmarkStart w:id="1479" w:name="RequestOverview"/>
      <w:ins w:id="1480" w:author="Naomi Nash" w:date="2022-05-01T20:00:00Z">
        <w:r w:rsidR="003340D0" w:rsidRPr="00145984">
          <w:rPr>
            <w:rFonts w:cstheme="minorHAnsi"/>
            <w:b/>
            <w:bCs/>
          </w:rPr>
          <w:t>DETAIL</w:t>
        </w:r>
      </w:ins>
      <w:ins w:id="1481" w:author="Naomi Nash" w:date="2022-05-01T20:01:00Z">
        <w:r w:rsidR="003340D0" w:rsidRPr="00145984">
          <w:rPr>
            <w:rFonts w:cstheme="minorHAnsi"/>
            <w:b/>
            <w:bCs/>
          </w:rPr>
          <w:t>S AND DIAGRAM</w:t>
        </w:r>
      </w:ins>
      <w:ins w:id="1482" w:author="Naomi Nash" w:date="2022-05-02T17:30:00Z">
        <w:r w:rsidR="004D0BD1">
          <w:rPr>
            <w:rFonts w:cstheme="minorHAnsi"/>
            <w:b/>
            <w:bCs/>
          </w:rPr>
          <w:t>S</w:t>
        </w:r>
      </w:ins>
      <w:del w:id="1483" w:author="Naomi Nash" w:date="2022-05-01T20:00:00Z">
        <w:r w:rsidRPr="00145984" w:rsidDel="003340D0">
          <w:rPr>
            <w:rFonts w:cstheme="minorHAnsi"/>
            <w:b/>
            <w:bCs/>
          </w:rPr>
          <w:delText>REQUEST</w:delText>
        </w:r>
      </w:del>
      <w:r w:rsidRPr="00145984">
        <w:rPr>
          <w:rFonts w:cstheme="minorHAnsi"/>
          <w:b/>
          <w:bCs/>
        </w:rPr>
        <w:t xml:space="preserve"> OVERVIEW</w:t>
      </w:r>
      <w:bookmarkEnd w:id="1479"/>
      <w:r w:rsidRPr="00145984">
        <w:rPr>
          <w:rFonts w:cstheme="minorHAnsi"/>
          <w:b/>
          <w:bCs/>
        </w:rPr>
        <w:br/>
        <w:t>------------------------------------------------------------------------------------------------------------------------------------------</w:t>
      </w:r>
    </w:p>
    <w:p w14:paraId="03D5FC0E" w14:textId="77777777" w:rsidR="00CA2BAE" w:rsidRPr="00145984" w:rsidRDefault="00CA2BAE" w:rsidP="0017570D">
      <w:pPr>
        <w:rPr>
          <w:ins w:id="1484" w:author="Naomi Nash" w:date="2022-04-22T22:34:00Z"/>
          <w:rFonts w:cstheme="minorHAnsi"/>
          <w:b/>
          <w:bCs/>
        </w:rPr>
      </w:pPr>
    </w:p>
    <w:p w14:paraId="65FBAF30" w14:textId="71EBF2FE" w:rsidR="00001A54" w:rsidRPr="00145984" w:rsidRDefault="00001A54" w:rsidP="0017570D">
      <w:pPr>
        <w:rPr>
          <w:rFonts w:cstheme="minorHAnsi"/>
          <w:b/>
          <w:bCs/>
        </w:rPr>
      </w:pPr>
      <w:r w:rsidRPr="00145984">
        <w:rPr>
          <w:rFonts w:cstheme="minorHAnsi"/>
          <w:b/>
          <w:bCs/>
        </w:rPr>
        <w:t xml:space="preserve">2.1 </w:t>
      </w:r>
      <w:bookmarkStart w:id="1485" w:name="BackgroundInformation"/>
      <w:commentRangeStart w:id="1486"/>
      <w:commentRangeStart w:id="1487"/>
      <w:r w:rsidRPr="00145984">
        <w:rPr>
          <w:rFonts w:cstheme="minorHAnsi"/>
          <w:b/>
          <w:bCs/>
        </w:rPr>
        <w:t xml:space="preserve">BACKGROUND </w:t>
      </w:r>
      <w:commentRangeEnd w:id="1486"/>
      <w:r w:rsidRPr="00145984">
        <w:rPr>
          <w:rStyle w:val="CommentReference"/>
          <w:rFonts w:cstheme="minorHAnsi"/>
        </w:rPr>
        <w:commentReference w:id="1486"/>
      </w:r>
      <w:commentRangeEnd w:id="1487"/>
      <w:r w:rsidRPr="00145984">
        <w:rPr>
          <w:rStyle w:val="CommentReference"/>
          <w:rFonts w:cstheme="minorHAnsi"/>
        </w:rPr>
        <w:commentReference w:id="1487"/>
      </w:r>
      <w:r w:rsidRPr="00145984">
        <w:rPr>
          <w:rFonts w:cstheme="minorHAnsi"/>
          <w:b/>
          <w:bCs/>
        </w:rPr>
        <w:t>INFORMA</w:t>
      </w:r>
      <w:del w:id="1488" w:author="Naomi Nash" w:date="2022-04-21T22:55:00Z">
        <w:r w:rsidRPr="00145984" w:rsidDel="00996CD8">
          <w:rPr>
            <w:rFonts w:cstheme="minorHAnsi"/>
            <w:b/>
            <w:bCs/>
          </w:rPr>
          <w:delText>I</w:delText>
        </w:r>
      </w:del>
      <w:r w:rsidRPr="00145984">
        <w:rPr>
          <w:rFonts w:cstheme="minorHAnsi"/>
          <w:b/>
          <w:bCs/>
        </w:rPr>
        <w:t>T</w:t>
      </w:r>
      <w:ins w:id="1489" w:author="Naomi Nash" w:date="2022-04-21T22:55:00Z">
        <w:r w:rsidR="00996CD8" w:rsidRPr="00145984">
          <w:rPr>
            <w:rFonts w:cstheme="minorHAnsi"/>
            <w:b/>
            <w:bCs/>
          </w:rPr>
          <w:t>I</w:t>
        </w:r>
      </w:ins>
      <w:r w:rsidRPr="00145984">
        <w:rPr>
          <w:rFonts w:cstheme="minorHAnsi"/>
          <w:b/>
          <w:bCs/>
        </w:rPr>
        <w:t>ON</w:t>
      </w:r>
      <w:bookmarkEnd w:id="1485"/>
    </w:p>
    <w:p w14:paraId="727FF59F" w14:textId="157D4A17" w:rsidR="00001A54" w:rsidRPr="00145984" w:rsidRDefault="00334D99" w:rsidP="000D1DB7">
      <w:pPr>
        <w:rPr>
          <w:rFonts w:cstheme="minorHAnsi"/>
        </w:rPr>
      </w:pPr>
      <w:ins w:id="1490" w:author="Naomi Nash" w:date="2022-05-02T17:31:00Z">
        <w:r>
          <w:rPr>
            <w:rFonts w:cstheme="minorHAnsi"/>
          </w:rPr>
          <w:t>Two fashion</w:t>
        </w:r>
        <w:r w:rsidR="0068474D">
          <w:rPr>
            <w:rFonts w:cstheme="minorHAnsi"/>
          </w:rPr>
          <w:t xml:space="preserve"> interested college students </w:t>
        </w:r>
        <w:r w:rsidR="00B77E38">
          <w:rPr>
            <w:rFonts w:cstheme="minorHAnsi"/>
          </w:rPr>
          <w:t xml:space="preserve">wanting to create a </w:t>
        </w:r>
      </w:ins>
      <w:del w:id="1491" w:author="Naomi Nash" w:date="2022-04-21T22:55:00Z">
        <w:r w:rsidR="00AB7E7B" w:rsidRPr="00145984" w:rsidDel="00996CD8">
          <w:rPr>
            <w:rFonts w:cstheme="minorHAnsi"/>
          </w:rPr>
          <w:tab/>
        </w:r>
      </w:del>
      <w:del w:id="1492" w:author="Naomi Nash" w:date="2022-05-02T17:31:00Z">
        <w:r w:rsidR="4CF330D7" w:rsidRPr="00145984" w:rsidDel="00B77E38">
          <w:rPr>
            <w:rFonts w:cstheme="minorHAnsi"/>
          </w:rPr>
          <w:delText>B</w:delText>
        </w:r>
      </w:del>
      <w:ins w:id="1493" w:author="Naomi Nash" w:date="2022-05-02T17:31:00Z">
        <w:r w:rsidR="00B77E38">
          <w:rPr>
            <w:rFonts w:cstheme="minorHAnsi"/>
          </w:rPr>
          <w:t>b</w:t>
        </w:r>
      </w:ins>
      <w:r w:rsidR="4CF330D7" w:rsidRPr="00145984">
        <w:rPr>
          <w:rFonts w:cstheme="minorHAnsi"/>
        </w:rPr>
        <w:t>rand new website</w:t>
      </w:r>
      <w:ins w:id="1494" w:author="Daria Pacheco" w:date="2022-04-19T02:48:00Z">
        <w:r w:rsidR="4CF330D7" w:rsidRPr="00145984">
          <w:rPr>
            <w:rFonts w:cstheme="minorHAnsi"/>
          </w:rPr>
          <w:t xml:space="preserve"> </w:t>
        </w:r>
        <w:del w:id="1495" w:author="Naomi Nash" w:date="2022-05-02T17:31:00Z">
          <w:r w:rsidR="4CF330D7" w:rsidRPr="00145984" w:rsidDel="003975C4">
            <w:rPr>
              <w:rFonts w:cstheme="minorHAnsi"/>
            </w:rPr>
            <w:delText xml:space="preserve">created </w:delText>
          </w:r>
        </w:del>
        <w:r w:rsidR="4CF330D7" w:rsidRPr="00145984">
          <w:rPr>
            <w:rFonts w:cstheme="minorHAnsi"/>
          </w:rPr>
          <w:t>for thos</w:t>
        </w:r>
      </w:ins>
      <w:ins w:id="1496" w:author="Daria Pacheco" w:date="2022-04-19T02:49:00Z">
        <w:r w:rsidR="4CF330D7" w:rsidRPr="00145984">
          <w:rPr>
            <w:rFonts w:cstheme="minorHAnsi"/>
          </w:rPr>
          <w:t>e</w:t>
        </w:r>
      </w:ins>
      <w:ins w:id="1497" w:author="Daria Pacheco" w:date="2022-04-19T02:48:00Z">
        <w:r w:rsidR="4CF330D7" w:rsidRPr="00145984">
          <w:rPr>
            <w:rFonts w:cstheme="minorHAnsi"/>
          </w:rPr>
          <w:t xml:space="preserve"> who struggle </w:t>
        </w:r>
      </w:ins>
      <w:ins w:id="1498" w:author="Daria Pacheco" w:date="2022-04-19T02:49:00Z">
        <w:r w:rsidR="4CF330D7" w:rsidRPr="00145984">
          <w:rPr>
            <w:rFonts w:cstheme="minorHAnsi"/>
          </w:rPr>
          <w:t>with making outfits out of the clothes they already own</w:t>
        </w:r>
      </w:ins>
      <w:ins w:id="1499" w:author="Naomi Nash" w:date="2022-05-02T17:31:00Z">
        <w:r w:rsidR="008F7A1F">
          <w:rPr>
            <w:rFonts w:cstheme="minorHAnsi"/>
          </w:rPr>
          <w:t xml:space="preserve"> with </w:t>
        </w:r>
      </w:ins>
      <w:ins w:id="1500" w:author="Naomi Nash" w:date="2022-05-02T17:32:00Z">
        <w:r w:rsidR="0087363A">
          <w:rPr>
            <w:rFonts w:cstheme="minorHAnsi"/>
          </w:rPr>
          <w:t>equally</w:t>
        </w:r>
        <w:r w:rsidR="008F7A1F">
          <w:rPr>
            <w:rFonts w:cstheme="minorHAnsi"/>
          </w:rPr>
          <w:t xml:space="preserve"> busy lives</w:t>
        </w:r>
      </w:ins>
      <w:ins w:id="1501" w:author="Daria Pacheco" w:date="2022-04-19T02:49:00Z">
        <w:r w:rsidR="4CF330D7" w:rsidRPr="00145984">
          <w:rPr>
            <w:rFonts w:cstheme="minorHAnsi"/>
          </w:rPr>
          <w:t>.</w:t>
        </w:r>
      </w:ins>
    </w:p>
    <w:p w14:paraId="43808371" w14:textId="77777777" w:rsidR="001731CE" w:rsidRPr="00145984" w:rsidRDefault="001731CE" w:rsidP="0017570D">
      <w:pPr>
        <w:rPr>
          <w:ins w:id="1502" w:author="Naomi Nash" w:date="2022-04-22T22:34:00Z"/>
          <w:rFonts w:cstheme="minorHAnsi"/>
          <w:b/>
          <w:bCs/>
        </w:rPr>
      </w:pPr>
    </w:p>
    <w:p w14:paraId="6D040704" w14:textId="7109DF4B" w:rsidR="00AB7E7B" w:rsidRPr="00145984" w:rsidRDefault="00CE5248">
      <w:pPr>
        <w:rPr>
          <w:del w:id="1503" w:author="Naomi Nash" w:date="2022-04-28T16:36:00Z"/>
          <w:rFonts w:cstheme="minorHAnsi"/>
          <w:b/>
          <w:bCs/>
        </w:rPr>
      </w:pPr>
      <w:r w:rsidRPr="00145984">
        <w:rPr>
          <w:rFonts w:cstheme="minorHAnsi"/>
          <w:b/>
          <w:bCs/>
        </w:rPr>
        <w:t xml:space="preserve">2.2 </w:t>
      </w:r>
      <w:bookmarkStart w:id="1504" w:name="Specificiations"/>
      <w:r w:rsidRPr="00145984">
        <w:rPr>
          <w:rFonts w:cstheme="minorHAnsi"/>
          <w:b/>
          <w:bCs/>
        </w:rPr>
        <w:t>SPECIFICIATIONS</w:t>
      </w:r>
      <w:bookmarkEnd w:id="1504"/>
      <w:r w:rsidRPr="00145984">
        <w:rPr>
          <w:rFonts w:cstheme="minorHAnsi"/>
          <w:b/>
          <w:bCs/>
        </w:rPr>
        <w:tab/>
      </w:r>
    </w:p>
    <w:p w14:paraId="09865AAA" w14:textId="22C83896" w:rsidR="00CE5248" w:rsidRPr="00145984" w:rsidRDefault="00CE5248">
      <w:pPr>
        <w:rPr>
          <w:del w:id="1505" w:author="Naomi Nash" w:date="2022-04-28T16:36:00Z"/>
          <w:rFonts w:cstheme="minorHAnsi"/>
        </w:rPr>
      </w:pPr>
      <w:del w:id="1506" w:author="Naomi Nash" w:date="2022-04-28T16:36:00Z">
        <w:r w:rsidRPr="00145984">
          <w:rPr>
            <w:rFonts w:cstheme="minorHAnsi"/>
          </w:rPr>
          <w:tab/>
          <w:delText>2.2.1 Major Features</w:delText>
        </w:r>
      </w:del>
    </w:p>
    <w:tbl>
      <w:tblPr>
        <w:tblStyle w:val="TableGrid"/>
        <w:tblW w:w="0" w:type="auto"/>
        <w:tblLook w:val="04A0" w:firstRow="1" w:lastRow="0" w:firstColumn="1" w:lastColumn="0" w:noHBand="0" w:noVBand="1"/>
      </w:tblPr>
      <w:tblGrid>
        <w:gridCol w:w="3116"/>
        <w:gridCol w:w="3117"/>
        <w:gridCol w:w="3117"/>
      </w:tblGrid>
      <w:tr w:rsidR="006D23FB" w:rsidRPr="00145984" w14:paraId="190AF2A3" w14:textId="77777777" w:rsidTr="006D23FB">
        <w:trPr>
          <w:del w:id="1507" w:author="Naomi Nash" w:date="2022-04-28T16:36:00Z"/>
        </w:trPr>
        <w:tc>
          <w:tcPr>
            <w:tcW w:w="3116" w:type="dxa"/>
          </w:tcPr>
          <w:p w14:paraId="6AA5C7DC" w14:textId="1470CBDC" w:rsidR="006D23FB" w:rsidRPr="00145984" w:rsidRDefault="006D23FB">
            <w:pPr>
              <w:rPr>
                <w:del w:id="1508" w:author="Naomi Nash" w:date="2022-04-28T16:36:00Z"/>
                <w:rFonts w:cstheme="minorHAnsi"/>
              </w:rPr>
            </w:pPr>
            <w:del w:id="1509" w:author="Naomi Nash" w:date="2022-04-28T16:36:00Z">
              <w:r w:rsidRPr="00145984">
                <w:rPr>
                  <w:rFonts w:cstheme="minorHAnsi"/>
                </w:rPr>
                <w:delText>Number</w:delText>
              </w:r>
            </w:del>
          </w:p>
        </w:tc>
        <w:tc>
          <w:tcPr>
            <w:tcW w:w="3117" w:type="dxa"/>
          </w:tcPr>
          <w:p w14:paraId="74F12287" w14:textId="09EB1813" w:rsidR="006D23FB" w:rsidRPr="00145984" w:rsidRDefault="006D23FB">
            <w:pPr>
              <w:rPr>
                <w:del w:id="1510" w:author="Naomi Nash" w:date="2022-04-28T16:36:00Z"/>
                <w:rFonts w:cstheme="minorHAnsi"/>
              </w:rPr>
            </w:pPr>
            <w:del w:id="1511" w:author="Naomi Nash" w:date="2022-04-28T16:36:00Z">
              <w:r w:rsidRPr="00145984">
                <w:rPr>
                  <w:rFonts w:cstheme="minorHAnsi"/>
                </w:rPr>
                <w:delText>Major Feature</w:delText>
              </w:r>
            </w:del>
          </w:p>
        </w:tc>
        <w:tc>
          <w:tcPr>
            <w:tcW w:w="3117" w:type="dxa"/>
          </w:tcPr>
          <w:p w14:paraId="61C68C8D" w14:textId="018946E5" w:rsidR="006D23FB" w:rsidRPr="00145984" w:rsidRDefault="006D23FB">
            <w:pPr>
              <w:rPr>
                <w:del w:id="1512" w:author="Naomi Nash" w:date="2022-04-28T16:36:00Z"/>
                <w:rFonts w:cstheme="minorHAnsi"/>
              </w:rPr>
            </w:pPr>
            <w:del w:id="1513" w:author="Naomi Nash" w:date="2022-04-28T16:36:00Z">
              <w:r w:rsidRPr="00145984">
                <w:rPr>
                  <w:rFonts w:cstheme="minorHAnsi"/>
                </w:rPr>
                <w:delText>Level</w:delText>
              </w:r>
            </w:del>
          </w:p>
        </w:tc>
      </w:tr>
      <w:tr w:rsidR="006D23FB" w:rsidRPr="00145984" w14:paraId="5FEAEA8D" w14:textId="77777777" w:rsidTr="006D23FB">
        <w:trPr>
          <w:del w:id="1514" w:author="Naomi Nash" w:date="2022-04-28T16:36:00Z"/>
        </w:trPr>
        <w:tc>
          <w:tcPr>
            <w:tcW w:w="3116" w:type="dxa"/>
          </w:tcPr>
          <w:p w14:paraId="540B22E4" w14:textId="0D5A5D46" w:rsidR="006D23FB" w:rsidRPr="00145984" w:rsidRDefault="004A5BAC">
            <w:pPr>
              <w:rPr>
                <w:del w:id="1515" w:author="Naomi Nash" w:date="2022-04-28T16:36:00Z"/>
                <w:rFonts w:cstheme="minorHAnsi"/>
              </w:rPr>
            </w:pPr>
            <w:del w:id="1516" w:author="Naomi Nash" w:date="2022-04-28T16:36:00Z">
              <w:r w:rsidRPr="00145984">
                <w:rPr>
                  <w:rFonts w:cstheme="minorHAnsi"/>
                </w:rPr>
                <w:delText>MF-1</w:delText>
              </w:r>
            </w:del>
          </w:p>
        </w:tc>
        <w:tc>
          <w:tcPr>
            <w:tcW w:w="3117" w:type="dxa"/>
          </w:tcPr>
          <w:p w14:paraId="4A467033" w14:textId="77BCFD72" w:rsidR="006D23FB" w:rsidRPr="00145984" w:rsidRDefault="00B96726">
            <w:pPr>
              <w:rPr>
                <w:del w:id="1517" w:author="Naomi Nash" w:date="2022-04-28T16:36:00Z"/>
                <w:rFonts w:cstheme="minorHAnsi"/>
              </w:rPr>
            </w:pPr>
            <w:del w:id="1518" w:author="Naomi Nash" w:date="2022-04-28T16:36:00Z">
              <w:r w:rsidRPr="00145984">
                <w:rPr>
                  <w:rFonts w:cstheme="minorHAnsi"/>
                </w:rPr>
                <w:delText xml:space="preserve">Google lens to find prices and brands of clothing </w:delText>
              </w:r>
            </w:del>
          </w:p>
        </w:tc>
        <w:tc>
          <w:tcPr>
            <w:tcW w:w="3117" w:type="dxa"/>
          </w:tcPr>
          <w:p w14:paraId="0B4B3989" w14:textId="1F121F15" w:rsidR="006D23FB" w:rsidRPr="00145984" w:rsidRDefault="0039929C">
            <w:pPr>
              <w:rPr>
                <w:del w:id="1519" w:author="Naomi Nash" w:date="2022-04-28T16:36:00Z"/>
                <w:rFonts w:cstheme="minorHAnsi"/>
              </w:rPr>
            </w:pPr>
            <w:ins w:id="1520" w:author="Daria Pacheco" w:date="2022-04-19T03:30:00Z">
              <w:del w:id="1521" w:author="Naomi Nash" w:date="2022-04-28T16:36:00Z">
                <w:r w:rsidRPr="00145984">
                  <w:rPr>
                    <w:rFonts w:cstheme="minorHAnsi"/>
                  </w:rPr>
                  <w:delText>5</w:delText>
                </w:r>
              </w:del>
            </w:ins>
            <w:del w:id="1522" w:author="Naomi Nash" w:date="2022-04-28T16:36:00Z">
              <w:r w:rsidR="004C48A7" w:rsidRPr="00145984">
                <w:rPr>
                  <w:rFonts w:cstheme="minorHAnsi"/>
                </w:rPr>
                <w:delText>N/a</w:delText>
              </w:r>
            </w:del>
          </w:p>
        </w:tc>
      </w:tr>
      <w:tr w:rsidR="006D23FB" w:rsidRPr="00145984" w14:paraId="0D6BDB17" w14:textId="77777777" w:rsidTr="006D23FB">
        <w:trPr>
          <w:del w:id="1523" w:author="Naomi Nash" w:date="2022-04-28T16:36:00Z"/>
        </w:trPr>
        <w:tc>
          <w:tcPr>
            <w:tcW w:w="3116" w:type="dxa"/>
          </w:tcPr>
          <w:p w14:paraId="5234FC63" w14:textId="6FBB5C2B" w:rsidR="006D23FB" w:rsidRPr="00145984" w:rsidRDefault="004A5BAC">
            <w:pPr>
              <w:rPr>
                <w:del w:id="1524" w:author="Naomi Nash" w:date="2022-04-28T16:36:00Z"/>
                <w:rFonts w:cstheme="minorHAnsi"/>
              </w:rPr>
            </w:pPr>
            <w:del w:id="1525" w:author="Naomi Nash" w:date="2022-04-28T16:36:00Z">
              <w:r w:rsidRPr="00145984">
                <w:rPr>
                  <w:rFonts w:cstheme="minorHAnsi"/>
                </w:rPr>
                <w:delText>MF-2</w:delText>
              </w:r>
            </w:del>
          </w:p>
        </w:tc>
        <w:tc>
          <w:tcPr>
            <w:tcW w:w="3117" w:type="dxa"/>
          </w:tcPr>
          <w:p w14:paraId="55C341A6" w14:textId="042C6370" w:rsidR="006D23FB" w:rsidRPr="00145984" w:rsidRDefault="006718F8">
            <w:pPr>
              <w:rPr>
                <w:del w:id="1526" w:author="Naomi Nash" w:date="2022-04-28T16:36:00Z"/>
                <w:rFonts w:cstheme="minorHAnsi"/>
              </w:rPr>
            </w:pPr>
            <w:del w:id="1527" w:author="Naomi Nash" w:date="2022-04-28T16:36:00Z">
              <w:r w:rsidRPr="00145984">
                <w:rPr>
                  <w:rFonts w:cstheme="minorHAnsi"/>
                </w:rPr>
                <w:delText>Upload and collage uploaded photos</w:delText>
              </w:r>
            </w:del>
          </w:p>
        </w:tc>
        <w:tc>
          <w:tcPr>
            <w:tcW w:w="3117" w:type="dxa"/>
          </w:tcPr>
          <w:p w14:paraId="3EBA556C" w14:textId="158E423E" w:rsidR="006D23FB" w:rsidRPr="00145984" w:rsidRDefault="0039929C">
            <w:pPr>
              <w:rPr>
                <w:del w:id="1528" w:author="Naomi Nash" w:date="2022-04-28T16:36:00Z"/>
                <w:rFonts w:cstheme="minorHAnsi"/>
              </w:rPr>
            </w:pPr>
            <w:ins w:id="1529" w:author="Daria Pacheco" w:date="2022-04-19T03:30:00Z">
              <w:del w:id="1530" w:author="Naomi Nash" w:date="2022-04-28T16:36:00Z">
                <w:r w:rsidRPr="00145984">
                  <w:rPr>
                    <w:rFonts w:cstheme="minorHAnsi"/>
                  </w:rPr>
                  <w:delText>5</w:delText>
                </w:r>
              </w:del>
            </w:ins>
            <w:del w:id="1531" w:author="Naomi Nash" w:date="2022-04-28T16:36:00Z">
              <w:r w:rsidR="004C48A7" w:rsidRPr="00145984" w:rsidDel="0039929C">
                <w:rPr>
                  <w:rFonts w:cstheme="minorHAnsi"/>
                </w:rPr>
                <w:delText>N/a</w:delText>
              </w:r>
            </w:del>
          </w:p>
        </w:tc>
      </w:tr>
      <w:tr w:rsidR="006D23FB" w:rsidRPr="00145984" w14:paraId="66D6AB47" w14:textId="77777777" w:rsidTr="006D23FB">
        <w:trPr>
          <w:del w:id="1532" w:author="Naomi Nash" w:date="2022-04-28T16:36:00Z"/>
        </w:trPr>
        <w:tc>
          <w:tcPr>
            <w:tcW w:w="3116" w:type="dxa"/>
          </w:tcPr>
          <w:p w14:paraId="7DC0C670" w14:textId="20E1873B" w:rsidR="006D23FB" w:rsidRPr="00145984" w:rsidRDefault="004A5BAC">
            <w:pPr>
              <w:rPr>
                <w:del w:id="1533" w:author="Naomi Nash" w:date="2022-04-28T16:36:00Z"/>
                <w:rFonts w:cstheme="minorHAnsi"/>
              </w:rPr>
            </w:pPr>
            <w:del w:id="1534" w:author="Naomi Nash" w:date="2022-04-28T16:36:00Z">
              <w:r w:rsidRPr="00145984">
                <w:rPr>
                  <w:rFonts w:cstheme="minorHAnsi"/>
                </w:rPr>
                <w:delText>MF-3</w:delText>
              </w:r>
            </w:del>
          </w:p>
        </w:tc>
        <w:tc>
          <w:tcPr>
            <w:tcW w:w="3117" w:type="dxa"/>
          </w:tcPr>
          <w:p w14:paraId="6789A2A8" w14:textId="32A6B601" w:rsidR="006D23FB" w:rsidRPr="00145984" w:rsidRDefault="004C48A7">
            <w:pPr>
              <w:rPr>
                <w:del w:id="1535" w:author="Naomi Nash" w:date="2022-04-28T16:36:00Z"/>
                <w:rFonts w:cstheme="minorHAnsi"/>
              </w:rPr>
            </w:pPr>
            <w:del w:id="1536" w:author="Naomi Nash" w:date="2022-04-28T16:36:00Z">
              <w:r w:rsidRPr="00145984">
                <w:rPr>
                  <w:rFonts w:cstheme="minorHAnsi"/>
                </w:rPr>
                <w:delText>Timer that says how long an item has not been used for a collage</w:delText>
              </w:r>
            </w:del>
          </w:p>
        </w:tc>
        <w:tc>
          <w:tcPr>
            <w:tcW w:w="3117" w:type="dxa"/>
          </w:tcPr>
          <w:p w14:paraId="2631FD7F" w14:textId="75B42308" w:rsidR="006D23FB" w:rsidRPr="00145984" w:rsidRDefault="0039929C">
            <w:pPr>
              <w:rPr>
                <w:del w:id="1537" w:author="Naomi Nash" w:date="2022-04-28T16:36:00Z"/>
                <w:rFonts w:cstheme="minorHAnsi"/>
              </w:rPr>
            </w:pPr>
            <w:commentRangeStart w:id="1538"/>
            <w:ins w:id="1539" w:author="Daria Pacheco" w:date="2022-04-19T03:30:00Z">
              <w:del w:id="1540" w:author="Naomi Nash" w:date="2022-04-28T16:36:00Z">
                <w:r w:rsidRPr="00145984">
                  <w:rPr>
                    <w:rFonts w:cstheme="minorHAnsi"/>
                  </w:rPr>
                  <w:delText>13</w:delText>
                </w:r>
              </w:del>
            </w:ins>
            <w:commentRangeStart w:id="1541"/>
            <w:del w:id="1542" w:author="Naomi Nash" w:date="2022-04-28T16:36:00Z">
              <w:r w:rsidR="004C48A7" w:rsidRPr="00145984">
                <w:rPr>
                  <w:rFonts w:cstheme="minorHAnsi"/>
                </w:rPr>
                <w:delText>N/a</w:delText>
              </w:r>
              <w:commentRangeEnd w:id="1541"/>
              <w:r w:rsidR="00737662" w:rsidRPr="00145984">
                <w:rPr>
                  <w:rStyle w:val="CommentReference"/>
                  <w:rFonts w:cstheme="minorHAnsi"/>
                </w:rPr>
                <w:commentReference w:id="1541"/>
              </w:r>
              <w:commentRangeEnd w:id="1538"/>
              <w:r w:rsidRPr="00145984">
                <w:rPr>
                  <w:rStyle w:val="CommentReference"/>
                  <w:rFonts w:cstheme="minorHAnsi"/>
                </w:rPr>
                <w:commentReference w:id="1538"/>
              </w:r>
            </w:del>
          </w:p>
        </w:tc>
      </w:tr>
    </w:tbl>
    <w:p w14:paraId="2D1F514F" w14:textId="7FCAC412" w:rsidR="00CE5248" w:rsidRPr="00145984" w:rsidRDefault="00CE5248">
      <w:pPr>
        <w:tabs>
          <w:tab w:val="left" w:pos="1395"/>
        </w:tabs>
        <w:rPr>
          <w:del w:id="1543" w:author="Naomi Nash" w:date="2022-04-28T16:36:00Z"/>
          <w:rFonts w:cstheme="minorHAnsi"/>
        </w:rPr>
        <w:pPrChange w:id="1544" w:author="Naomi Nash" w:date="2022-04-28T16:37:00Z">
          <w:pPr/>
        </w:pPrChange>
      </w:pPr>
    </w:p>
    <w:p w14:paraId="2F9EFE57" w14:textId="77777777" w:rsidR="00E0418F" w:rsidRPr="00145984" w:rsidRDefault="00E0418F" w:rsidP="00A50C8C">
      <w:pPr>
        <w:tabs>
          <w:tab w:val="left" w:pos="1395"/>
        </w:tabs>
        <w:rPr>
          <w:ins w:id="1545" w:author="Naomi Nash" w:date="2022-04-28T16:37:00Z"/>
          <w:rFonts w:cstheme="minorHAnsi"/>
        </w:rPr>
      </w:pPr>
    </w:p>
    <w:p w14:paraId="65DF7E7E" w14:textId="2B20E6A4" w:rsidR="00E61623" w:rsidRPr="00145984" w:rsidRDefault="00A50C8C">
      <w:pPr>
        <w:tabs>
          <w:tab w:val="left" w:pos="720"/>
        </w:tabs>
        <w:rPr>
          <w:rFonts w:cstheme="minorHAnsi"/>
        </w:rPr>
        <w:pPrChange w:id="1546" w:author="Naomi Nash" w:date="2022-04-28T16:37:00Z">
          <w:pPr>
            <w:tabs>
              <w:tab w:val="left" w:pos="1395"/>
            </w:tabs>
            <w:ind w:firstLine="720"/>
          </w:pPr>
        </w:pPrChange>
      </w:pPr>
      <w:ins w:id="1547" w:author="Naomi Nash" w:date="2022-04-28T16:36:00Z">
        <w:r w:rsidRPr="00145984">
          <w:rPr>
            <w:rFonts w:cstheme="minorHAnsi"/>
          </w:rPr>
          <w:tab/>
        </w:r>
      </w:ins>
      <w:r w:rsidR="00E61623" w:rsidRPr="00145984">
        <w:rPr>
          <w:rFonts w:cstheme="minorHAnsi"/>
        </w:rPr>
        <w:t>2.2.</w:t>
      </w:r>
      <w:ins w:id="1548" w:author="Naomi Nash" w:date="2022-04-28T16:37:00Z">
        <w:r w:rsidR="00E0418F" w:rsidRPr="00145984">
          <w:rPr>
            <w:rFonts w:cstheme="minorHAnsi"/>
          </w:rPr>
          <w:t>1</w:t>
        </w:r>
      </w:ins>
      <w:del w:id="1549" w:author="Naomi Nash" w:date="2022-04-22T22:05:00Z">
        <w:r w:rsidR="00E61623" w:rsidRPr="00145984" w:rsidDel="00B071C2">
          <w:rPr>
            <w:rFonts w:cstheme="minorHAnsi"/>
          </w:rPr>
          <w:delText>2</w:delText>
        </w:r>
      </w:del>
      <w:r w:rsidR="00E61623" w:rsidRPr="00145984">
        <w:rPr>
          <w:rFonts w:cstheme="minorHAnsi"/>
        </w:rPr>
        <w:t xml:space="preserve"> Functional Requirements</w:t>
      </w:r>
    </w:p>
    <w:p w14:paraId="0FDB276E" w14:textId="6C47D2AF" w:rsidR="002F32F6" w:rsidRPr="00145984" w:rsidRDefault="0055012F" w:rsidP="0055012F">
      <w:pPr>
        <w:tabs>
          <w:tab w:val="left" w:pos="1395"/>
        </w:tabs>
        <w:ind w:left="1395"/>
        <w:rPr>
          <w:rFonts w:cstheme="minorHAnsi"/>
        </w:rPr>
      </w:pPr>
      <w:r w:rsidRPr="00145984">
        <w:rPr>
          <w:rFonts w:cstheme="minorHAnsi"/>
        </w:rPr>
        <w:tab/>
      </w:r>
      <w:r w:rsidR="2AC03170" w:rsidRPr="00145984">
        <w:rPr>
          <w:rFonts w:cstheme="minorHAnsi"/>
        </w:rPr>
        <w:t>MF-1</w:t>
      </w:r>
      <w:r w:rsidR="7849F4C7" w:rsidRPr="00145984">
        <w:rPr>
          <w:rFonts w:cstheme="minorHAnsi"/>
        </w:rPr>
        <w:t xml:space="preserve"> –</w:t>
      </w:r>
      <w:ins w:id="1550" w:author="Daria Pacheco" w:date="2022-04-23T02:51:00Z">
        <w:r w:rsidR="7849F4C7" w:rsidRPr="00145984">
          <w:rPr>
            <w:rFonts w:cstheme="minorHAnsi"/>
          </w:rPr>
          <w:t xml:space="preserve"> </w:t>
        </w:r>
        <w:r w:rsidR="7849F4C7" w:rsidRPr="00145984">
          <w:rPr>
            <w:rFonts w:cstheme="minorHAnsi"/>
            <w:i/>
            <w:iCs/>
            <w:rPrChange w:id="1551" w:author="Naomi Nash" w:date="2022-05-01T22:21:00Z">
              <w:rPr/>
            </w:rPrChange>
          </w:rPr>
          <w:t>User</w:t>
        </w:r>
      </w:ins>
      <w:ins w:id="1552" w:author="Daria Pacheco" w:date="2022-04-23T02:52:00Z">
        <w:r w:rsidR="7849F4C7" w:rsidRPr="00145984">
          <w:rPr>
            <w:rFonts w:cstheme="minorHAnsi"/>
            <w:i/>
            <w:iCs/>
            <w:rPrChange w:id="1553" w:author="Naomi Nash" w:date="2022-05-01T22:21:00Z">
              <w:rPr/>
            </w:rPrChange>
          </w:rPr>
          <w:t xml:space="preserve"> uses Google Lens to find new outfits</w:t>
        </w:r>
      </w:ins>
      <w:ins w:id="1554" w:author="Naomi Nash" w:date="2022-05-01T21:46:00Z">
        <w:r w:rsidR="00897991" w:rsidRPr="00145984">
          <w:rPr>
            <w:rFonts w:cstheme="minorHAnsi"/>
            <w:i/>
            <w:iCs/>
          </w:rPr>
          <w:t>.</w:t>
        </w:r>
      </w:ins>
      <w:r w:rsidR="7849F4C7" w:rsidRPr="00145984">
        <w:rPr>
          <w:rFonts w:cstheme="minorHAnsi"/>
        </w:rPr>
        <w:t xml:space="preserve"> Understanding of Google Lens </w:t>
      </w:r>
      <w:del w:id="1555" w:author="Naomi Nash" w:date="2022-05-02T17:32:00Z">
        <w:r w:rsidR="7849F4C7" w:rsidRPr="00145984" w:rsidDel="00DE69E9">
          <w:rPr>
            <w:rFonts w:cstheme="minorHAnsi"/>
          </w:rPr>
          <w:delText xml:space="preserve">in required </w:delText>
        </w:r>
      </w:del>
      <w:r w:rsidR="7849F4C7" w:rsidRPr="00145984">
        <w:rPr>
          <w:rFonts w:cstheme="minorHAnsi"/>
        </w:rPr>
        <w:t>and implementation of a recognition system is required</w:t>
      </w:r>
      <w:r w:rsidR="78899649" w:rsidRPr="00145984">
        <w:rPr>
          <w:rFonts w:cstheme="minorHAnsi"/>
        </w:rPr>
        <w:t>, as well as a database</w:t>
      </w:r>
      <w:ins w:id="1556" w:author="Naomi Nash" w:date="2022-04-28T16:37:00Z">
        <w:r w:rsidR="78899649" w:rsidRPr="00145984">
          <w:rPr>
            <w:rFonts w:cstheme="minorHAnsi"/>
          </w:rPr>
          <w:t xml:space="preserve"> </w:t>
        </w:r>
      </w:ins>
      <w:del w:id="1557" w:author="Naomi Nash" w:date="2022-04-28T16:37:00Z">
        <w:r w:rsidR="78899649" w:rsidRPr="00145984" w:rsidDel="00E0418F">
          <w:rPr>
            <w:rFonts w:cstheme="minorHAnsi"/>
          </w:rPr>
          <w:delText xml:space="preserve"> </w:delText>
        </w:r>
      </w:del>
      <w:r w:rsidR="78899649" w:rsidRPr="00145984">
        <w:rPr>
          <w:rFonts w:cstheme="minorHAnsi"/>
        </w:rPr>
        <w:t xml:space="preserve">for </w:t>
      </w:r>
      <w:r w:rsidR="22032065" w:rsidRPr="00145984">
        <w:rPr>
          <w:rFonts w:cstheme="minorHAnsi"/>
        </w:rPr>
        <w:t>matching clothing</w:t>
      </w:r>
      <w:ins w:id="1558" w:author="Naomi Nash" w:date="2022-05-02T17:33:00Z">
        <w:r w:rsidR="00B77CEB">
          <w:rPr>
            <w:rFonts w:cstheme="minorHAnsi"/>
          </w:rPr>
          <w:t xml:space="preserve"> to clothing brand websites online.</w:t>
        </w:r>
      </w:ins>
    </w:p>
    <w:p w14:paraId="7A265889" w14:textId="53D6A3AD" w:rsidR="001315E1" w:rsidRPr="00145984" w:rsidRDefault="0055012F" w:rsidP="0055012F">
      <w:pPr>
        <w:tabs>
          <w:tab w:val="left" w:pos="1395"/>
        </w:tabs>
        <w:ind w:left="1395"/>
        <w:rPr>
          <w:rFonts w:cstheme="minorHAnsi"/>
        </w:rPr>
      </w:pPr>
      <w:r w:rsidRPr="00145984">
        <w:rPr>
          <w:rFonts w:cstheme="minorHAnsi"/>
        </w:rPr>
        <w:tab/>
      </w:r>
      <w:r w:rsidR="22032065" w:rsidRPr="00145984">
        <w:rPr>
          <w:rFonts w:cstheme="minorHAnsi"/>
        </w:rPr>
        <w:t>MF-2 –</w:t>
      </w:r>
      <w:ins w:id="1559" w:author="Daria Pacheco" w:date="2022-04-23T02:52:00Z">
        <w:r w:rsidR="22032065" w:rsidRPr="00145984">
          <w:rPr>
            <w:rFonts w:cstheme="minorHAnsi"/>
          </w:rPr>
          <w:t xml:space="preserve"> </w:t>
        </w:r>
        <w:r w:rsidR="22032065" w:rsidRPr="00145984">
          <w:rPr>
            <w:rFonts w:cstheme="minorHAnsi"/>
            <w:i/>
            <w:iCs/>
            <w:rPrChange w:id="1560" w:author="Naomi Nash" w:date="2022-05-01T22:21:00Z">
              <w:rPr/>
            </w:rPrChange>
          </w:rPr>
          <w:t xml:space="preserve">User </w:t>
        </w:r>
      </w:ins>
      <w:ins w:id="1561" w:author="Daria Pacheco" w:date="2022-04-23T02:53:00Z">
        <w:r w:rsidR="22032065" w:rsidRPr="00145984">
          <w:rPr>
            <w:rFonts w:cstheme="minorHAnsi"/>
            <w:i/>
            <w:iCs/>
            <w:rPrChange w:id="1562" w:author="Naomi Nash" w:date="2022-05-01T22:21:00Z">
              <w:rPr/>
            </w:rPrChange>
          </w:rPr>
          <w:t>t</w:t>
        </w:r>
      </w:ins>
      <w:ins w:id="1563" w:author="Daria Pacheco" w:date="2022-04-23T02:52:00Z">
        <w:r w:rsidR="22032065" w:rsidRPr="00145984">
          <w:rPr>
            <w:rFonts w:cstheme="minorHAnsi"/>
            <w:i/>
            <w:iCs/>
            <w:rPrChange w:id="1564" w:author="Naomi Nash" w:date="2022-05-01T22:21:00Z">
              <w:rPr/>
            </w:rPrChange>
          </w:rPr>
          <w:t>akes photos of clot</w:t>
        </w:r>
      </w:ins>
      <w:ins w:id="1565" w:author="Daria Pacheco" w:date="2022-04-23T02:53:00Z">
        <w:r w:rsidR="22032065" w:rsidRPr="00145984">
          <w:rPr>
            <w:rFonts w:cstheme="minorHAnsi"/>
            <w:i/>
            <w:iCs/>
            <w:rPrChange w:id="1566" w:author="Naomi Nash" w:date="2022-05-01T22:21:00Z">
              <w:rPr/>
            </w:rPrChange>
          </w:rPr>
          <w:t xml:space="preserve">hing and uses the upload page to create </w:t>
        </w:r>
      </w:ins>
      <w:ins w:id="1567" w:author="Naomi Nash" w:date="2022-05-02T17:33:00Z">
        <w:r w:rsidR="00A40A33">
          <w:rPr>
            <w:rFonts w:cstheme="minorHAnsi"/>
            <w:i/>
            <w:iCs/>
          </w:rPr>
          <w:t xml:space="preserve">a </w:t>
        </w:r>
      </w:ins>
      <w:ins w:id="1568" w:author="Daria Pacheco" w:date="2022-04-23T02:53:00Z">
        <w:r w:rsidR="22032065" w:rsidRPr="00145984">
          <w:rPr>
            <w:rFonts w:cstheme="minorHAnsi"/>
            <w:i/>
            <w:iCs/>
            <w:rPrChange w:id="1569" w:author="Naomi Nash" w:date="2022-05-01T22:21:00Z">
              <w:rPr/>
            </w:rPrChange>
          </w:rPr>
          <w:t>deck</w:t>
        </w:r>
      </w:ins>
      <w:r w:rsidR="22032065" w:rsidRPr="00145984">
        <w:rPr>
          <w:rFonts w:cstheme="minorHAnsi"/>
          <w:i/>
          <w:iCs/>
          <w:rPrChange w:id="1570" w:author="Naomi Nash" w:date="2022-05-01T22:21:00Z">
            <w:rPr/>
          </w:rPrChange>
        </w:rPr>
        <w:t xml:space="preserve"> </w:t>
      </w:r>
      <w:ins w:id="1571" w:author="Daria Pacheco" w:date="2022-04-23T02:53:00Z">
        <w:r w:rsidR="22032065" w:rsidRPr="00145984">
          <w:rPr>
            <w:rFonts w:cstheme="minorHAnsi"/>
            <w:i/>
            <w:iCs/>
            <w:rPrChange w:id="1572" w:author="Naomi Nash" w:date="2022-05-01T22:21:00Z">
              <w:rPr/>
            </w:rPrChange>
          </w:rPr>
          <w:t>of cards</w:t>
        </w:r>
      </w:ins>
      <w:ins w:id="1573" w:author="Naomi Nash" w:date="2022-05-01T21:46:00Z">
        <w:r w:rsidR="00897991" w:rsidRPr="00145984">
          <w:rPr>
            <w:rFonts w:cstheme="minorHAnsi"/>
            <w:i/>
            <w:iCs/>
            <w:rPrChange w:id="1574" w:author="Naomi Nash" w:date="2022-05-01T22:21:00Z">
              <w:rPr/>
            </w:rPrChange>
          </w:rPr>
          <w:t>.</w:t>
        </w:r>
      </w:ins>
      <w:r w:rsidR="22032065" w:rsidRPr="00145984">
        <w:rPr>
          <w:rFonts w:cstheme="minorHAnsi"/>
        </w:rPr>
        <w:t xml:space="preserve"> An uploading portal is required as well as a simplified collage maker. This also means there needs to be </w:t>
      </w:r>
      <w:r w:rsidR="120B5425" w:rsidRPr="00145984">
        <w:rPr>
          <w:rFonts w:cstheme="minorHAnsi"/>
        </w:rPr>
        <w:t xml:space="preserve">a </w:t>
      </w:r>
      <w:r w:rsidR="31839341" w:rsidRPr="00145984">
        <w:rPr>
          <w:rFonts w:cstheme="minorHAnsi"/>
        </w:rPr>
        <w:t xml:space="preserve">location where the individual clothing cards, </w:t>
      </w:r>
      <w:del w:id="1575" w:author="Naomi Nash" w:date="2022-05-01T20:24:00Z">
        <w:r w:rsidR="31839341" w:rsidRPr="00145984" w:rsidDel="00184836">
          <w:rPr>
            <w:rFonts w:cstheme="minorHAnsi"/>
          </w:rPr>
          <w:delText>outfit cards</w:delText>
        </w:r>
      </w:del>
      <w:ins w:id="1576" w:author="Naomi Nash" w:date="2022-05-01T20:24:00Z">
        <w:r w:rsidR="00184836" w:rsidRPr="00145984">
          <w:rPr>
            <w:rFonts w:cstheme="minorHAnsi"/>
          </w:rPr>
          <w:t>Outfit Cards</w:t>
        </w:r>
      </w:ins>
      <w:r w:rsidR="31839341" w:rsidRPr="00145984">
        <w:rPr>
          <w:rFonts w:cstheme="minorHAnsi"/>
        </w:rPr>
        <w:t xml:space="preserve">, and </w:t>
      </w:r>
      <w:del w:id="1577" w:author="Naomi Nash" w:date="2022-05-02T17:33:00Z">
        <w:r w:rsidR="31839341" w:rsidRPr="00145984" w:rsidDel="00C1226A">
          <w:rPr>
            <w:rFonts w:cstheme="minorHAnsi"/>
          </w:rPr>
          <w:delText xml:space="preserve">deck of cards </w:delText>
        </w:r>
      </w:del>
      <w:ins w:id="1578" w:author="Naomi Nash" w:date="2022-05-02T17:33:00Z">
        <w:r w:rsidR="00C1226A">
          <w:rPr>
            <w:rFonts w:cstheme="minorHAnsi"/>
          </w:rPr>
          <w:t xml:space="preserve">Drip Cards </w:t>
        </w:r>
      </w:ins>
      <w:ins w:id="1579" w:author="Naomi Nash" w:date="2022-05-02T17:34:00Z">
        <w:r w:rsidR="00A83C8B">
          <w:rPr>
            <w:rFonts w:cstheme="minorHAnsi"/>
          </w:rPr>
          <w:t>are displayed</w:t>
        </w:r>
      </w:ins>
      <w:del w:id="1580" w:author="Naomi Nash" w:date="2022-05-02T17:34:00Z">
        <w:r w:rsidR="31839341" w:rsidRPr="00145984" w:rsidDel="00A83C8B">
          <w:rPr>
            <w:rFonts w:cstheme="minorHAnsi"/>
          </w:rPr>
          <w:delText>is to be located</w:delText>
        </w:r>
      </w:del>
      <w:r w:rsidR="31839341" w:rsidRPr="00145984">
        <w:rPr>
          <w:rFonts w:cstheme="minorHAnsi"/>
        </w:rPr>
        <w:t>.</w:t>
      </w:r>
    </w:p>
    <w:p w14:paraId="6A1179A5" w14:textId="2EB8E469" w:rsidR="00E61623" w:rsidRPr="00145984" w:rsidRDefault="001315E1" w:rsidP="0055012F">
      <w:pPr>
        <w:tabs>
          <w:tab w:val="left" w:pos="1395"/>
        </w:tabs>
        <w:ind w:left="1395"/>
        <w:rPr>
          <w:ins w:id="1581" w:author="Naomi Nash" w:date="2022-04-22T22:03:00Z"/>
          <w:rFonts w:cstheme="minorHAnsi"/>
        </w:rPr>
      </w:pPr>
      <w:r w:rsidRPr="00145984">
        <w:rPr>
          <w:rFonts w:cstheme="minorHAnsi"/>
        </w:rPr>
        <w:t>MF-3 –</w:t>
      </w:r>
      <w:ins w:id="1582" w:author="Daria Pacheco" w:date="2022-04-23T02:54:00Z">
        <w:r w:rsidRPr="00145984">
          <w:rPr>
            <w:rFonts w:cstheme="minorHAnsi"/>
            <w:i/>
            <w:iCs/>
            <w:rPrChange w:id="1583" w:author="Naomi Nash" w:date="2022-05-01T22:21:00Z">
              <w:rPr/>
            </w:rPrChange>
          </w:rPr>
          <w:t>User goes into account to view co</w:t>
        </w:r>
      </w:ins>
      <w:ins w:id="1584" w:author="Daria Pacheco" w:date="2022-04-23T02:55:00Z">
        <w:r w:rsidRPr="00145984">
          <w:rPr>
            <w:rFonts w:cstheme="minorHAnsi"/>
            <w:i/>
            <w:iCs/>
            <w:rPrChange w:id="1585" w:author="Naomi Nash" w:date="2022-05-01T22:21:00Z">
              <w:rPr/>
            </w:rPrChange>
          </w:rPr>
          <w:t xml:space="preserve">llage of </w:t>
        </w:r>
        <w:del w:id="1586" w:author="Naomi Nash" w:date="2022-05-01T20:24:00Z">
          <w:r w:rsidRPr="00145984" w:rsidDel="00184836">
            <w:rPr>
              <w:rFonts w:cstheme="minorHAnsi"/>
              <w:i/>
              <w:iCs/>
              <w:rPrChange w:id="1587" w:author="Naomi Nash" w:date="2022-05-01T22:21:00Z">
                <w:rPr/>
              </w:rPrChange>
            </w:rPr>
            <w:delText>outfit cards</w:delText>
          </w:r>
        </w:del>
      </w:ins>
      <w:ins w:id="1588" w:author="Naomi Nash" w:date="2022-05-01T20:24:00Z">
        <w:r w:rsidR="00184836" w:rsidRPr="00145984">
          <w:rPr>
            <w:rFonts w:cstheme="minorHAnsi"/>
            <w:i/>
            <w:iCs/>
            <w:rPrChange w:id="1589" w:author="Naomi Nash" w:date="2022-05-01T22:21:00Z">
              <w:rPr/>
            </w:rPrChange>
          </w:rPr>
          <w:t>Outfit Cards</w:t>
        </w:r>
      </w:ins>
      <w:ins w:id="1590" w:author="Daria Pacheco" w:date="2022-04-27T03:22:00Z">
        <w:r w:rsidRPr="00145984">
          <w:rPr>
            <w:rFonts w:cstheme="minorHAnsi"/>
            <w:i/>
            <w:iCs/>
            <w:rPrChange w:id="1591" w:author="Naomi Nash" w:date="2022-05-01T22:21:00Z">
              <w:rPr/>
            </w:rPrChange>
          </w:rPr>
          <w:t>.</w:t>
        </w:r>
        <w:r w:rsidRPr="00145984">
          <w:rPr>
            <w:rFonts w:cstheme="minorHAnsi"/>
          </w:rPr>
          <w:t xml:space="preserve"> A page of </w:t>
        </w:r>
        <w:del w:id="1592" w:author="Naomi Nash" w:date="2022-05-02T17:35:00Z">
          <w:r w:rsidRPr="00145984" w:rsidDel="004B24AD">
            <w:rPr>
              <w:rFonts w:cstheme="minorHAnsi"/>
            </w:rPr>
            <w:delText>already made</w:delText>
          </w:r>
        </w:del>
      </w:ins>
      <w:ins w:id="1593" w:author="Naomi Nash" w:date="2022-05-02T17:35:00Z">
        <w:r w:rsidR="004B24AD">
          <w:rPr>
            <w:rFonts w:cstheme="minorHAnsi"/>
          </w:rPr>
          <w:t xml:space="preserve">previously </w:t>
        </w:r>
      </w:ins>
      <w:ins w:id="1594" w:author="Daria Pacheco" w:date="2022-04-27T03:22:00Z">
        <w:r w:rsidRPr="00145984">
          <w:rPr>
            <w:rFonts w:cstheme="minorHAnsi"/>
          </w:rPr>
          <w:t xml:space="preserve"> </w:t>
        </w:r>
      </w:ins>
      <w:ins w:id="1595" w:author="Naomi Nash" w:date="2022-05-02T17:35:00Z">
        <w:r w:rsidR="00A5058A">
          <w:rPr>
            <w:rFonts w:cstheme="minorHAnsi"/>
          </w:rPr>
          <w:t xml:space="preserve">created </w:t>
        </w:r>
      </w:ins>
      <w:ins w:id="1596" w:author="Daria Pacheco" w:date="2022-04-27T03:22:00Z">
        <w:r w:rsidRPr="00145984">
          <w:rPr>
            <w:rFonts w:cstheme="minorHAnsi"/>
          </w:rPr>
          <w:t xml:space="preserve">outfits </w:t>
        </w:r>
      </w:ins>
      <w:ins w:id="1597" w:author="Naomi Nash" w:date="2022-05-02T17:34:00Z">
        <w:r w:rsidR="00AA05CD">
          <w:rPr>
            <w:rFonts w:cstheme="minorHAnsi"/>
          </w:rPr>
          <w:t xml:space="preserve">by the user </w:t>
        </w:r>
      </w:ins>
      <w:ins w:id="1598" w:author="Daria Pacheco" w:date="2022-04-27T03:22:00Z">
        <w:r w:rsidRPr="00145984">
          <w:rPr>
            <w:rFonts w:cstheme="minorHAnsi"/>
          </w:rPr>
          <w:t xml:space="preserve">is </w:t>
        </w:r>
      </w:ins>
      <w:ins w:id="1599" w:author="Daria Pacheco" w:date="2022-04-27T03:23:00Z">
        <w:r w:rsidRPr="00145984">
          <w:rPr>
            <w:rFonts w:cstheme="minorHAnsi"/>
          </w:rPr>
          <w:t>required</w:t>
        </w:r>
      </w:ins>
      <w:ins w:id="1600" w:author="Daria Pacheco" w:date="2022-04-27T03:22:00Z">
        <w:r w:rsidRPr="00145984">
          <w:rPr>
            <w:rFonts w:cstheme="minorHAnsi"/>
          </w:rPr>
          <w:t xml:space="preserve"> to </w:t>
        </w:r>
      </w:ins>
      <w:ins w:id="1601" w:author="Daria Pacheco" w:date="2022-04-27T03:23:00Z">
        <w:r w:rsidRPr="00145984">
          <w:rPr>
            <w:rFonts w:cstheme="minorHAnsi"/>
          </w:rPr>
          <w:t>display the</w:t>
        </w:r>
        <w:del w:id="1602" w:author="Naomi Nash" w:date="2022-05-02T17:35:00Z">
          <w:r w:rsidRPr="00145984" w:rsidDel="002F3620">
            <w:rPr>
              <w:rFonts w:cstheme="minorHAnsi"/>
            </w:rPr>
            <w:delText xml:space="preserve"> </w:delText>
          </w:r>
        </w:del>
      </w:ins>
      <w:ins w:id="1603" w:author="Naomi Nash" w:date="2022-05-02T17:35:00Z">
        <w:r w:rsidR="006A0AE9">
          <w:rPr>
            <w:rFonts w:cstheme="minorHAnsi"/>
          </w:rPr>
          <w:t xml:space="preserve"> Outfit Cards.</w:t>
        </w:r>
      </w:ins>
      <w:ins w:id="1604" w:author="Daria Pacheco" w:date="2022-04-27T03:23:00Z">
        <w:del w:id="1605" w:author="Naomi Nash" w:date="2022-05-02T17:35:00Z">
          <w:r w:rsidRPr="00145984" w:rsidDel="004B24AD">
            <w:rPr>
              <w:rFonts w:cstheme="minorHAnsi"/>
            </w:rPr>
            <w:delText xml:space="preserve">clothes the user had previously put together. </w:delText>
          </w:r>
        </w:del>
      </w:ins>
      <w:del w:id="1606" w:author="Naomi Nash" w:date="2022-05-02T17:35:00Z">
        <w:r w:rsidRPr="00145984" w:rsidDel="004B24AD">
          <w:rPr>
            <w:rFonts w:cstheme="minorHAnsi"/>
          </w:rPr>
          <w:delText xml:space="preserve"> </w:delText>
        </w:r>
      </w:del>
      <w:del w:id="1607" w:author="Daria Pacheco" w:date="2022-04-27T03:20:00Z">
        <w:r w:rsidRPr="00145984">
          <w:rPr>
            <w:rFonts w:cstheme="minorHAnsi"/>
          </w:rPr>
          <w:delText>A simplified timer is required to count up from the last time a clothing card was used. It may also require the ability to send a notification to the user when it hits a certain max time.</w:delText>
        </w:r>
        <w:r w:rsidR="00E61623" w:rsidRPr="00145984">
          <w:rPr>
            <w:rFonts w:cstheme="minorHAnsi"/>
          </w:rPr>
          <w:delText xml:space="preserve"> </w:delText>
        </w:r>
      </w:del>
    </w:p>
    <w:p w14:paraId="469D8A95" w14:textId="73B3C7AA" w:rsidR="007E3E1C" w:rsidRPr="00145984" w:rsidRDefault="5F8041CD" w:rsidP="0055012F">
      <w:pPr>
        <w:tabs>
          <w:tab w:val="left" w:pos="1395"/>
        </w:tabs>
        <w:ind w:left="1395"/>
        <w:rPr>
          <w:ins w:id="1608" w:author="Naomi Nash" w:date="2022-04-22T22:03:00Z"/>
          <w:rFonts w:cstheme="minorHAnsi"/>
        </w:rPr>
      </w:pPr>
      <w:ins w:id="1609" w:author="Naomi Nash" w:date="2022-04-22T22:03:00Z">
        <w:r w:rsidRPr="00145984">
          <w:rPr>
            <w:rFonts w:cstheme="minorHAnsi"/>
          </w:rPr>
          <w:t>MF-4 –</w:t>
        </w:r>
      </w:ins>
      <w:ins w:id="1610" w:author="Daria Pacheco" w:date="2022-04-23T02:50:00Z">
        <w:r w:rsidRPr="00145984">
          <w:rPr>
            <w:rFonts w:cstheme="minorHAnsi"/>
          </w:rPr>
          <w:t xml:space="preserve"> </w:t>
        </w:r>
      </w:ins>
      <w:ins w:id="1611" w:author="Daria Pacheco" w:date="2022-04-23T02:55:00Z">
        <w:r w:rsidRPr="00145984">
          <w:rPr>
            <w:rFonts w:cstheme="minorHAnsi"/>
            <w:i/>
            <w:iCs/>
            <w:rPrChange w:id="1612" w:author="Naomi Nash" w:date="2022-05-01T22:21:00Z">
              <w:rPr/>
            </w:rPrChange>
          </w:rPr>
          <w:t xml:space="preserve">User </w:t>
        </w:r>
      </w:ins>
      <w:ins w:id="1613" w:author="Daria Pacheco" w:date="2022-04-23T02:56:00Z">
        <w:r w:rsidRPr="00145984">
          <w:rPr>
            <w:rFonts w:cstheme="minorHAnsi"/>
            <w:i/>
            <w:iCs/>
            <w:rPrChange w:id="1614" w:author="Naomi Nash" w:date="2022-05-01T22:21:00Z">
              <w:rPr/>
            </w:rPrChange>
          </w:rPr>
          <w:t xml:space="preserve">inputs card information to </w:t>
        </w:r>
      </w:ins>
      <w:ins w:id="1615" w:author="Naomi Nash" w:date="2022-05-02T17:36:00Z">
        <w:r w:rsidR="004136AE">
          <w:rPr>
            <w:rFonts w:cstheme="minorHAnsi"/>
            <w:i/>
            <w:iCs/>
          </w:rPr>
          <w:t>purchase</w:t>
        </w:r>
      </w:ins>
      <w:ins w:id="1616" w:author="Daria Pacheco" w:date="2022-04-23T02:56:00Z">
        <w:del w:id="1617" w:author="Naomi Nash" w:date="2022-05-02T17:36:00Z">
          <w:r w:rsidRPr="00145984" w:rsidDel="004136AE">
            <w:rPr>
              <w:rFonts w:cstheme="minorHAnsi"/>
              <w:i/>
              <w:iCs/>
              <w:rPrChange w:id="1618" w:author="Naomi Nash" w:date="2022-05-01T22:21:00Z">
                <w:rPr/>
              </w:rPrChange>
            </w:rPr>
            <w:delText>create</w:delText>
          </w:r>
        </w:del>
        <w:r w:rsidRPr="00145984">
          <w:rPr>
            <w:rFonts w:cstheme="minorHAnsi"/>
            <w:i/>
            <w:iCs/>
            <w:rPrChange w:id="1619" w:author="Naomi Nash" w:date="2022-05-01T22:21:00Z">
              <w:rPr/>
            </w:rPrChange>
          </w:rPr>
          <w:t xml:space="preserve"> a </w:t>
        </w:r>
        <w:del w:id="1620" w:author="Naomi Nash" w:date="2022-05-02T17:36:00Z">
          <w:r w:rsidRPr="00145984" w:rsidDel="00A364A7">
            <w:rPr>
              <w:rFonts w:cstheme="minorHAnsi"/>
              <w:i/>
              <w:iCs/>
              <w:rPrChange w:id="1621" w:author="Naomi Nash" w:date="2022-05-01T22:21:00Z">
                <w:rPr/>
              </w:rPrChange>
            </w:rPr>
            <w:delText>subscription</w:delText>
          </w:r>
        </w:del>
      </w:ins>
      <w:ins w:id="1622" w:author="Daria Pacheco" w:date="2022-04-27T02:12:00Z">
        <w:del w:id="1623" w:author="Naomi Nash" w:date="2022-05-02T17:36:00Z">
          <w:r w:rsidR="60EAA298" w:rsidRPr="00145984" w:rsidDel="00A364A7">
            <w:rPr>
              <w:rFonts w:cstheme="minorHAnsi"/>
              <w:i/>
              <w:iCs/>
              <w:rPrChange w:id="1624" w:author="Naomi Nash" w:date="2022-05-01T22:21:00Z">
                <w:rPr/>
              </w:rPrChange>
            </w:rPr>
            <w:delText xml:space="preserve"> </w:delText>
          </w:r>
        </w:del>
      </w:ins>
      <w:ins w:id="1625" w:author="Daria Pacheco" w:date="2022-04-27T02:16:00Z">
        <w:del w:id="1626" w:author="Naomi Nash" w:date="2022-05-02T17:36:00Z">
          <w:r w:rsidR="13F8FBDB" w:rsidRPr="00145984" w:rsidDel="00A364A7">
            <w:rPr>
              <w:rFonts w:cstheme="minorHAnsi"/>
              <w:i/>
              <w:iCs/>
              <w:rPrChange w:id="1627" w:author="Naomi Nash" w:date="2022-05-01T22:21:00Z">
                <w:rPr/>
              </w:rPrChange>
            </w:rPr>
            <w:delText xml:space="preserve">A </w:delText>
          </w:r>
        </w:del>
        <w:r w:rsidR="13F8FBDB" w:rsidRPr="00145984">
          <w:rPr>
            <w:rFonts w:cstheme="minorHAnsi"/>
            <w:i/>
            <w:iCs/>
            <w:rPrChange w:id="1628" w:author="Naomi Nash" w:date="2022-05-01T22:21:00Z">
              <w:rPr/>
            </w:rPrChange>
          </w:rPr>
          <w:t>Wo</w:t>
        </w:r>
      </w:ins>
      <w:ins w:id="1629" w:author="Daria Pacheco" w:date="2022-04-27T02:17:00Z">
        <w:r w:rsidR="13F8FBDB" w:rsidRPr="00145984">
          <w:rPr>
            <w:rFonts w:cstheme="minorHAnsi"/>
            <w:i/>
            <w:iCs/>
            <w:rPrChange w:id="1630" w:author="Naomi Nash" w:date="2022-05-01T22:21:00Z">
              <w:rPr/>
            </w:rPrChange>
          </w:rPr>
          <w:t>r</w:t>
        </w:r>
      </w:ins>
      <w:ins w:id="1631" w:author="Daria Pacheco" w:date="2022-04-27T02:16:00Z">
        <w:r w:rsidR="13F8FBDB" w:rsidRPr="00145984">
          <w:rPr>
            <w:rFonts w:cstheme="minorHAnsi"/>
            <w:i/>
            <w:iCs/>
            <w:rPrChange w:id="1632" w:author="Naomi Nash" w:date="2022-05-01T22:21:00Z">
              <w:rPr/>
            </w:rPrChange>
          </w:rPr>
          <w:t>ld</w:t>
        </w:r>
      </w:ins>
      <w:ins w:id="1633" w:author="Daria Pacheco" w:date="2022-04-27T02:17:00Z">
        <w:r w:rsidR="13F8FBDB" w:rsidRPr="00145984">
          <w:rPr>
            <w:rFonts w:cstheme="minorHAnsi"/>
            <w:i/>
            <w:iCs/>
            <w:rPrChange w:id="1634" w:author="Naomi Nash" w:date="2022-05-01T22:21:00Z">
              <w:rPr/>
            </w:rPrChange>
          </w:rPr>
          <w:t xml:space="preserve"> Map subscri</w:t>
        </w:r>
      </w:ins>
      <w:ins w:id="1635" w:author="Daria Pacheco" w:date="2022-04-27T02:19:00Z">
        <w:r w:rsidR="13F8FBDB" w:rsidRPr="00145984">
          <w:rPr>
            <w:rFonts w:cstheme="minorHAnsi"/>
            <w:i/>
            <w:iCs/>
            <w:rPrChange w:id="1636" w:author="Naomi Nash" w:date="2022-05-01T22:21:00Z">
              <w:rPr/>
            </w:rPrChange>
          </w:rPr>
          <w:t>ption is requi</w:t>
        </w:r>
      </w:ins>
      <w:ins w:id="1637" w:author="Daria Pacheco" w:date="2022-04-27T02:20:00Z">
        <w:r w:rsidR="13F8FBDB" w:rsidRPr="00145984">
          <w:rPr>
            <w:rFonts w:cstheme="minorHAnsi"/>
            <w:i/>
            <w:iCs/>
            <w:rPrChange w:id="1638" w:author="Naomi Nash" w:date="2022-05-01T22:21:00Z">
              <w:rPr/>
            </w:rPrChange>
          </w:rPr>
          <w:t>re</w:t>
        </w:r>
      </w:ins>
      <w:ins w:id="1639" w:author="Naomi Nash" w:date="2022-05-02T17:36:00Z">
        <w:r w:rsidR="00A364A7">
          <w:rPr>
            <w:rFonts w:cstheme="minorHAnsi"/>
            <w:i/>
            <w:iCs/>
          </w:rPr>
          <w:t>d</w:t>
        </w:r>
      </w:ins>
      <w:ins w:id="1640" w:author="Daria Pacheco" w:date="2022-04-27T02:20:00Z">
        <w:r w:rsidR="13F8FBDB" w:rsidRPr="00145984">
          <w:rPr>
            <w:rFonts w:cstheme="minorHAnsi"/>
            <w:i/>
            <w:iCs/>
            <w:rPrChange w:id="1641" w:author="Naomi Nash" w:date="2022-05-01T22:21:00Z">
              <w:rPr/>
            </w:rPrChange>
          </w:rPr>
          <w:t>.</w:t>
        </w:r>
      </w:ins>
      <w:ins w:id="1642" w:author="Daria Pacheco" w:date="2022-04-27T02:17:00Z">
        <w:r w:rsidR="13F8FBDB" w:rsidRPr="00145984">
          <w:rPr>
            <w:rFonts w:cstheme="minorHAnsi"/>
          </w:rPr>
          <w:t xml:space="preserve"> </w:t>
        </w:r>
      </w:ins>
      <w:ins w:id="1643" w:author="Daria Pacheco" w:date="2022-04-27T02:20:00Z">
        <w:r w:rsidR="08B8C6FA" w:rsidRPr="00145984">
          <w:rPr>
            <w:rFonts w:cstheme="minorHAnsi"/>
          </w:rPr>
          <w:t>This may also</w:t>
        </w:r>
      </w:ins>
      <w:ins w:id="1644" w:author="Daria Pacheco" w:date="2022-04-27T02:22:00Z">
        <w:r w:rsidR="08B8C6FA" w:rsidRPr="00145984">
          <w:rPr>
            <w:rFonts w:cstheme="minorHAnsi"/>
          </w:rPr>
          <w:t xml:space="preserve"> require the </w:t>
        </w:r>
      </w:ins>
      <w:ins w:id="1645" w:author="Daria Pacheco" w:date="2022-04-27T02:23:00Z">
        <w:r w:rsidR="08B8C6FA" w:rsidRPr="00145984">
          <w:rPr>
            <w:rFonts w:cstheme="minorHAnsi"/>
          </w:rPr>
          <w:t>ability</w:t>
        </w:r>
      </w:ins>
      <w:ins w:id="1646" w:author="Daria Pacheco" w:date="2022-04-27T02:22:00Z">
        <w:r w:rsidR="08B8C6FA" w:rsidRPr="00145984">
          <w:rPr>
            <w:rFonts w:cstheme="minorHAnsi"/>
          </w:rPr>
          <w:t xml:space="preserve"> </w:t>
        </w:r>
      </w:ins>
      <w:ins w:id="1647" w:author="Daria Pacheco" w:date="2022-04-27T02:23:00Z">
        <w:r w:rsidR="08B8C6FA" w:rsidRPr="00145984">
          <w:rPr>
            <w:rFonts w:cstheme="minorHAnsi"/>
          </w:rPr>
          <w:t>to send a verification email</w:t>
        </w:r>
      </w:ins>
      <w:ins w:id="1648" w:author="Daria Pacheco" w:date="2022-04-27T02:26:00Z">
        <w:r w:rsidR="08B8C6FA" w:rsidRPr="00145984">
          <w:rPr>
            <w:rFonts w:cstheme="minorHAnsi"/>
          </w:rPr>
          <w:t xml:space="preserve"> to </w:t>
        </w:r>
      </w:ins>
      <w:ins w:id="1649" w:author="Daria Pacheco" w:date="2022-04-27T02:27:00Z">
        <w:r w:rsidR="08B8C6FA" w:rsidRPr="00145984">
          <w:rPr>
            <w:rFonts w:cstheme="minorHAnsi"/>
          </w:rPr>
          <w:t>verify</w:t>
        </w:r>
      </w:ins>
      <w:ins w:id="1650" w:author="Daria Pacheco" w:date="2022-04-27T02:26:00Z">
        <w:r w:rsidR="08B8C6FA" w:rsidRPr="00145984">
          <w:rPr>
            <w:rFonts w:cstheme="minorHAnsi"/>
          </w:rPr>
          <w:t xml:space="preserve"> user card </w:t>
        </w:r>
        <w:del w:id="1651" w:author="Naomi Nash" w:date="2022-05-02T17:37:00Z">
          <w:r w:rsidR="08B8C6FA" w:rsidRPr="00145984" w:rsidDel="00E2494E">
            <w:rPr>
              <w:rFonts w:cstheme="minorHAnsi"/>
            </w:rPr>
            <w:delText xml:space="preserve">information </w:delText>
          </w:r>
        </w:del>
        <w:r w:rsidR="08B8C6FA" w:rsidRPr="00145984">
          <w:rPr>
            <w:rFonts w:cstheme="minorHAnsi"/>
          </w:rPr>
          <w:t>and account</w:t>
        </w:r>
      </w:ins>
      <w:ins w:id="1652" w:author="Naomi Nash" w:date="2022-05-02T17:37:00Z">
        <w:r w:rsidR="00E2494E">
          <w:rPr>
            <w:rFonts w:cstheme="minorHAnsi"/>
          </w:rPr>
          <w:t xml:space="preserve"> information</w:t>
        </w:r>
      </w:ins>
      <w:ins w:id="1653" w:author="Daria Pacheco" w:date="2022-04-27T02:23:00Z">
        <w:r w:rsidR="08B8C6FA" w:rsidRPr="00145984">
          <w:rPr>
            <w:rFonts w:cstheme="minorHAnsi"/>
          </w:rPr>
          <w:t>.</w:t>
        </w:r>
      </w:ins>
      <w:ins w:id="1654" w:author="Daria Pacheco" w:date="2022-04-27T02:17:00Z">
        <w:r w:rsidR="08B8C6FA" w:rsidRPr="00145984">
          <w:rPr>
            <w:rFonts w:cstheme="minorHAnsi"/>
          </w:rPr>
          <w:t xml:space="preserve"> </w:t>
        </w:r>
      </w:ins>
    </w:p>
    <w:p w14:paraId="0E1B608F" w14:textId="61523037" w:rsidR="007E3E1C" w:rsidRPr="00145984" w:rsidRDefault="007E3E1C" w:rsidP="0055012F">
      <w:pPr>
        <w:tabs>
          <w:tab w:val="left" w:pos="1395"/>
        </w:tabs>
        <w:ind w:left="1395"/>
        <w:rPr>
          <w:ins w:id="1655" w:author="Naomi Nash" w:date="2022-04-22T22:03:00Z"/>
          <w:rFonts w:cstheme="minorHAnsi"/>
        </w:rPr>
      </w:pPr>
      <w:ins w:id="1656" w:author="Naomi Nash" w:date="2022-04-22T22:03:00Z">
        <w:r w:rsidRPr="00145984">
          <w:rPr>
            <w:rFonts w:cstheme="minorHAnsi"/>
          </w:rPr>
          <w:t>MF-5 –</w:t>
        </w:r>
      </w:ins>
      <w:ins w:id="1657" w:author="Daria Pacheco" w:date="2022-04-23T02:57:00Z">
        <w:r w:rsidRPr="00145984">
          <w:rPr>
            <w:rFonts w:cstheme="minorHAnsi"/>
          </w:rPr>
          <w:t xml:space="preserve"> </w:t>
        </w:r>
      </w:ins>
      <w:ins w:id="1658" w:author="Daria Pacheco" w:date="2022-04-23T02:58:00Z">
        <w:r w:rsidRPr="00145984">
          <w:rPr>
            <w:rFonts w:cstheme="minorHAnsi"/>
            <w:i/>
            <w:iCs/>
            <w:rPrChange w:id="1659" w:author="Naomi Nash" w:date="2022-05-01T22:21:00Z">
              <w:rPr/>
            </w:rPrChange>
          </w:rPr>
          <w:t xml:space="preserve">User can accept or decline randomized </w:t>
        </w:r>
        <w:del w:id="1660" w:author="Naomi Nash" w:date="2022-05-01T20:24:00Z">
          <w:r w:rsidRPr="00145984" w:rsidDel="00184836">
            <w:rPr>
              <w:rFonts w:cstheme="minorHAnsi"/>
              <w:i/>
              <w:iCs/>
              <w:rPrChange w:id="1661" w:author="Naomi Nash" w:date="2022-05-01T22:21:00Z">
                <w:rPr/>
              </w:rPrChange>
            </w:rPr>
            <w:delText>outfit cards</w:delText>
          </w:r>
        </w:del>
      </w:ins>
      <w:ins w:id="1662" w:author="Naomi Nash" w:date="2022-05-01T20:24:00Z">
        <w:r w:rsidR="00184836" w:rsidRPr="00145984">
          <w:rPr>
            <w:rFonts w:cstheme="minorHAnsi"/>
            <w:i/>
            <w:iCs/>
            <w:rPrChange w:id="1663" w:author="Naomi Nash" w:date="2022-05-01T22:21:00Z">
              <w:rPr/>
            </w:rPrChange>
          </w:rPr>
          <w:t>Outfit Cards</w:t>
        </w:r>
      </w:ins>
      <w:ins w:id="1664" w:author="Daria Pacheco" w:date="2022-04-27T02:28:00Z">
        <w:r w:rsidRPr="00145984">
          <w:rPr>
            <w:rFonts w:cstheme="minorHAnsi"/>
          </w:rPr>
          <w:t>. A card randomizer</w:t>
        </w:r>
      </w:ins>
      <w:ins w:id="1665" w:author="Daria Pacheco" w:date="2022-04-27T02:30:00Z">
        <w:r w:rsidRPr="00145984">
          <w:rPr>
            <w:rFonts w:cstheme="minorHAnsi"/>
          </w:rPr>
          <w:t xml:space="preserve"> is required to give the user different </w:t>
        </w:r>
        <w:del w:id="1666" w:author="Naomi Nash" w:date="2022-05-01T20:24:00Z">
          <w:r w:rsidRPr="00145984" w:rsidDel="00184836">
            <w:rPr>
              <w:rFonts w:cstheme="minorHAnsi"/>
            </w:rPr>
            <w:delText>outfit cards</w:delText>
          </w:r>
        </w:del>
      </w:ins>
      <w:ins w:id="1667" w:author="Naomi Nash" w:date="2022-05-01T20:24:00Z">
        <w:r w:rsidR="00184836" w:rsidRPr="00145984">
          <w:rPr>
            <w:rFonts w:cstheme="minorHAnsi"/>
          </w:rPr>
          <w:t>Outfit Cards</w:t>
        </w:r>
      </w:ins>
      <w:ins w:id="1668" w:author="Daria Pacheco" w:date="2022-04-27T02:30:00Z">
        <w:r w:rsidRPr="00145984">
          <w:rPr>
            <w:rFonts w:cstheme="minorHAnsi"/>
          </w:rPr>
          <w:t>. This may require</w:t>
        </w:r>
      </w:ins>
      <w:ins w:id="1669" w:author="Daria Pacheco" w:date="2022-04-27T02:32:00Z">
        <w:r w:rsidRPr="00145984">
          <w:rPr>
            <w:rFonts w:cstheme="minorHAnsi"/>
          </w:rPr>
          <w:t xml:space="preserve"> an accept or decline button</w:t>
        </w:r>
      </w:ins>
      <w:ins w:id="1670" w:author="Daria Pacheco" w:date="2022-04-27T02:34:00Z">
        <w:r w:rsidRPr="00145984">
          <w:rPr>
            <w:rFonts w:cstheme="minorHAnsi"/>
          </w:rPr>
          <w:t xml:space="preserve"> for </w:t>
        </w:r>
      </w:ins>
      <w:ins w:id="1671" w:author="Naomi Nash" w:date="2022-05-02T17:37:00Z">
        <w:r w:rsidR="00044A75">
          <w:rPr>
            <w:rFonts w:cstheme="minorHAnsi"/>
          </w:rPr>
          <w:t xml:space="preserve">the </w:t>
        </w:r>
      </w:ins>
      <w:ins w:id="1672" w:author="Daria Pacheco" w:date="2022-04-27T02:34:00Z">
        <w:r w:rsidRPr="00145984">
          <w:rPr>
            <w:rFonts w:cstheme="minorHAnsi"/>
          </w:rPr>
          <w:t>user to keep or</w:t>
        </w:r>
      </w:ins>
      <w:ins w:id="1673" w:author="Daria Pacheco" w:date="2022-04-27T02:36:00Z">
        <w:r w:rsidRPr="00145984">
          <w:rPr>
            <w:rFonts w:cstheme="minorHAnsi"/>
          </w:rPr>
          <w:t xml:space="preserve"> delete</w:t>
        </w:r>
      </w:ins>
      <w:ins w:id="1674" w:author="Daria Pacheco" w:date="2022-04-27T02:37:00Z">
        <w:r w:rsidRPr="00145984">
          <w:rPr>
            <w:rFonts w:cstheme="minorHAnsi"/>
          </w:rPr>
          <w:t xml:space="preserve"> the outfit.</w:t>
        </w:r>
      </w:ins>
    </w:p>
    <w:p w14:paraId="23F0FF77" w14:textId="456F3616" w:rsidR="007E3E1C" w:rsidRPr="00145984" w:rsidRDefault="007E3E1C" w:rsidP="007E3E1C">
      <w:pPr>
        <w:tabs>
          <w:tab w:val="left" w:pos="720"/>
        </w:tabs>
        <w:rPr>
          <w:ins w:id="1675" w:author="Naomi Nash" w:date="2022-04-22T22:03:00Z"/>
          <w:rFonts w:cstheme="minorHAnsi"/>
          <w:highlight w:val="yellow"/>
          <w:rPrChange w:id="1676" w:author="Naomi Nash" w:date="2022-05-01T22:21:00Z">
            <w:rPr>
              <w:ins w:id="1677" w:author="Naomi Nash" w:date="2022-04-22T22:03:00Z"/>
            </w:rPr>
          </w:rPrChange>
        </w:rPr>
      </w:pPr>
      <w:ins w:id="1678" w:author="Naomi Nash" w:date="2022-04-22T22:03:00Z">
        <w:r w:rsidRPr="00145984">
          <w:rPr>
            <w:rFonts w:cstheme="minorHAnsi"/>
          </w:rPr>
          <w:tab/>
        </w:r>
        <w:commentRangeStart w:id="1679"/>
        <w:commentRangeStart w:id="1680"/>
        <w:r w:rsidRPr="00145984">
          <w:rPr>
            <w:rFonts w:cstheme="minorHAnsi"/>
            <w:highlight w:val="yellow"/>
            <w:rPrChange w:id="1681" w:author="Naomi Nash" w:date="2022-05-01T22:21:00Z">
              <w:rPr/>
            </w:rPrChange>
          </w:rPr>
          <w:t>2.2.</w:t>
        </w:r>
      </w:ins>
      <w:ins w:id="1682" w:author="Naomi Nash" w:date="2022-04-28T16:37:00Z">
        <w:r w:rsidR="00E0418F" w:rsidRPr="00145984">
          <w:rPr>
            <w:rFonts w:cstheme="minorHAnsi"/>
            <w:highlight w:val="yellow"/>
            <w:rPrChange w:id="1683" w:author="Naomi Nash" w:date="2022-05-01T22:21:00Z">
              <w:rPr/>
            </w:rPrChange>
          </w:rPr>
          <w:t>2</w:t>
        </w:r>
      </w:ins>
      <w:ins w:id="1684" w:author="Naomi Nash" w:date="2022-04-22T22:03:00Z">
        <w:r w:rsidRPr="00145984">
          <w:rPr>
            <w:rFonts w:cstheme="minorHAnsi"/>
            <w:highlight w:val="yellow"/>
            <w:rPrChange w:id="1685" w:author="Naomi Nash" w:date="2022-05-01T22:21:00Z">
              <w:rPr/>
            </w:rPrChange>
          </w:rPr>
          <w:t xml:space="preserve"> Non-Functional Requirements</w:t>
        </w:r>
      </w:ins>
    </w:p>
    <w:p w14:paraId="4CC977BE" w14:textId="74270F26" w:rsidR="007E3E1C" w:rsidRPr="00145984" w:rsidRDefault="007E3E1C">
      <w:pPr>
        <w:tabs>
          <w:tab w:val="left" w:pos="720"/>
        </w:tabs>
        <w:ind w:left="1440"/>
        <w:rPr>
          <w:ins w:id="1686" w:author="Naomi Nash" w:date="2022-04-22T22:03:00Z"/>
          <w:rFonts w:cstheme="minorHAnsi"/>
          <w:highlight w:val="yellow"/>
          <w:rPrChange w:id="1687" w:author="Naomi Nash" w:date="2022-05-01T22:21:00Z">
            <w:rPr>
              <w:ins w:id="1688" w:author="Naomi Nash" w:date="2022-04-22T22:03:00Z"/>
            </w:rPr>
          </w:rPrChange>
        </w:rPr>
        <w:pPrChange w:id="1689" w:author="Naomi Nash" w:date="2022-04-26T23:36:00Z">
          <w:pPr>
            <w:tabs>
              <w:tab w:val="left" w:pos="720"/>
            </w:tabs>
          </w:pPr>
        </w:pPrChange>
      </w:pPr>
      <w:ins w:id="1690" w:author="Naomi Nash" w:date="2022-04-22T22:03:00Z">
        <w:r w:rsidRPr="00145984">
          <w:rPr>
            <w:rFonts w:cstheme="minorHAnsi"/>
            <w:highlight w:val="yellow"/>
            <w:rPrChange w:id="1691" w:author="Naomi Nash" w:date="2022-05-01T22:21:00Z">
              <w:rPr/>
            </w:rPrChange>
          </w:rPr>
          <w:t>MF-</w:t>
        </w:r>
      </w:ins>
      <w:ins w:id="1692" w:author="Naomi Nash" w:date="2022-04-22T22:04:00Z">
        <w:r w:rsidRPr="00145984">
          <w:rPr>
            <w:rFonts w:cstheme="minorHAnsi"/>
            <w:highlight w:val="yellow"/>
            <w:rPrChange w:id="1693" w:author="Naomi Nash" w:date="2022-05-01T22:21:00Z">
              <w:rPr/>
            </w:rPrChange>
          </w:rPr>
          <w:t>6</w:t>
        </w:r>
      </w:ins>
      <w:ins w:id="1694" w:author="Naomi Nash" w:date="2022-04-22T22:03:00Z">
        <w:r w:rsidRPr="00145984">
          <w:rPr>
            <w:rFonts w:cstheme="minorHAnsi"/>
            <w:highlight w:val="yellow"/>
            <w:rPrChange w:id="1695" w:author="Naomi Nash" w:date="2022-05-01T22:21:00Z">
              <w:rPr/>
            </w:rPrChange>
          </w:rPr>
          <w:t xml:space="preserve"> – </w:t>
        </w:r>
      </w:ins>
      <w:ins w:id="1696" w:author="Daria Pacheco" w:date="2022-04-23T02:59:00Z">
        <w:r w:rsidRPr="00145984">
          <w:rPr>
            <w:rFonts w:cstheme="minorHAnsi"/>
            <w:i/>
            <w:iCs/>
            <w:highlight w:val="yellow"/>
            <w:rPrChange w:id="1697" w:author="Naomi Nash" w:date="2022-05-01T22:21:00Z">
              <w:rPr/>
            </w:rPrChange>
          </w:rPr>
          <w:t>Timer to tell the last time a car</w:t>
        </w:r>
      </w:ins>
      <w:ins w:id="1698" w:author="Daria Pacheco" w:date="2022-04-23T03:00:00Z">
        <w:r w:rsidRPr="00145984">
          <w:rPr>
            <w:rFonts w:cstheme="minorHAnsi"/>
            <w:i/>
            <w:iCs/>
            <w:highlight w:val="yellow"/>
            <w:rPrChange w:id="1699" w:author="Naomi Nash" w:date="2022-05-01T22:21:00Z">
              <w:rPr/>
            </w:rPrChange>
          </w:rPr>
          <w:t>d was used</w:t>
        </w:r>
      </w:ins>
      <w:ins w:id="1700" w:author="Daria Pacheco" w:date="2022-04-27T03:18:00Z">
        <w:r w:rsidRPr="00145984">
          <w:rPr>
            <w:rFonts w:cstheme="minorHAnsi"/>
            <w:highlight w:val="yellow"/>
            <w:rPrChange w:id="1701" w:author="Naomi Nash" w:date="2022-05-01T22:21:00Z">
              <w:rPr/>
            </w:rPrChange>
          </w:rPr>
          <w:t xml:space="preserve">. </w:t>
        </w:r>
      </w:ins>
      <w:ins w:id="1702" w:author="Daria Pacheco" w:date="2022-04-27T03:20:00Z">
        <w:r w:rsidR="001315E1" w:rsidRPr="00145984">
          <w:rPr>
            <w:rFonts w:cstheme="minorHAnsi"/>
            <w:highlight w:val="yellow"/>
            <w:rPrChange w:id="1703" w:author="Naomi Nash" w:date="2022-05-01T22:21:00Z">
              <w:rPr/>
            </w:rPrChange>
          </w:rPr>
          <w:t xml:space="preserve">A simplified timer is required to count up from the last time a </w:t>
        </w:r>
        <w:del w:id="1704" w:author="Naomi Nash" w:date="2022-05-02T17:37:00Z">
          <w:r w:rsidR="001315E1" w:rsidRPr="00145984" w:rsidDel="00E93DD6">
            <w:rPr>
              <w:rFonts w:cstheme="minorHAnsi"/>
              <w:highlight w:val="yellow"/>
              <w:rPrChange w:id="1705" w:author="Naomi Nash" w:date="2022-05-01T22:21:00Z">
                <w:rPr/>
              </w:rPrChange>
            </w:rPr>
            <w:delText>clothing</w:delText>
          </w:r>
        </w:del>
      </w:ins>
      <w:ins w:id="1706" w:author="Naomi Nash" w:date="2022-05-02T17:37:00Z">
        <w:r w:rsidR="00865B89">
          <w:rPr>
            <w:rFonts w:cstheme="minorHAnsi"/>
            <w:highlight w:val="yellow"/>
          </w:rPr>
          <w:t>Drip</w:t>
        </w:r>
      </w:ins>
      <w:ins w:id="1707" w:author="Daria Pacheco" w:date="2022-04-27T03:20:00Z">
        <w:del w:id="1708" w:author="Naomi Nash" w:date="2022-05-02T17:37:00Z">
          <w:r w:rsidR="001315E1" w:rsidRPr="00145984" w:rsidDel="00865B89">
            <w:rPr>
              <w:rFonts w:cstheme="minorHAnsi"/>
              <w:highlight w:val="yellow"/>
              <w:rPrChange w:id="1709" w:author="Naomi Nash" w:date="2022-05-01T22:21:00Z">
                <w:rPr/>
              </w:rPrChange>
            </w:rPr>
            <w:delText xml:space="preserve"> c</w:delText>
          </w:r>
        </w:del>
      </w:ins>
      <w:ins w:id="1710" w:author="Naomi Nash" w:date="2022-05-02T17:37:00Z">
        <w:r w:rsidR="00865B89">
          <w:rPr>
            <w:rFonts w:cstheme="minorHAnsi"/>
            <w:highlight w:val="yellow"/>
          </w:rPr>
          <w:t xml:space="preserve"> </w:t>
        </w:r>
      </w:ins>
      <w:ins w:id="1711" w:author="Naomi Nash" w:date="2022-05-02T17:38:00Z">
        <w:r w:rsidR="00865B89">
          <w:rPr>
            <w:rFonts w:cstheme="minorHAnsi"/>
            <w:highlight w:val="yellow"/>
          </w:rPr>
          <w:t>C</w:t>
        </w:r>
      </w:ins>
      <w:ins w:id="1712" w:author="Daria Pacheco" w:date="2022-04-27T03:20:00Z">
        <w:r w:rsidR="001315E1" w:rsidRPr="00145984">
          <w:rPr>
            <w:rFonts w:cstheme="minorHAnsi"/>
            <w:highlight w:val="yellow"/>
            <w:rPrChange w:id="1713" w:author="Naomi Nash" w:date="2022-05-01T22:21:00Z">
              <w:rPr/>
            </w:rPrChange>
          </w:rPr>
          <w:t>ard was used. It may also require the ability to send a notification to the user when it hits a certain max time.</w:t>
        </w:r>
      </w:ins>
    </w:p>
    <w:p w14:paraId="10EA452A" w14:textId="524920AF" w:rsidR="007E3E1C" w:rsidRPr="00145984" w:rsidRDefault="007E3E1C">
      <w:pPr>
        <w:tabs>
          <w:tab w:val="left" w:pos="720"/>
        </w:tabs>
        <w:ind w:left="1440"/>
        <w:rPr>
          <w:ins w:id="1714" w:author="Naomi Nash" w:date="2022-04-22T22:04:00Z"/>
          <w:rFonts w:cstheme="minorHAnsi"/>
          <w:highlight w:val="yellow"/>
          <w:rPrChange w:id="1715" w:author="Naomi Nash" w:date="2022-05-01T22:21:00Z">
            <w:rPr>
              <w:ins w:id="1716" w:author="Naomi Nash" w:date="2022-04-22T22:04:00Z"/>
            </w:rPr>
          </w:rPrChange>
        </w:rPr>
        <w:pPrChange w:id="1717" w:author="Naomi Nash" w:date="2022-04-27T10:46:00Z">
          <w:pPr>
            <w:tabs>
              <w:tab w:val="left" w:pos="720"/>
            </w:tabs>
          </w:pPr>
        </w:pPrChange>
      </w:pPr>
      <w:ins w:id="1718" w:author="Naomi Nash" w:date="2022-04-22T22:03:00Z">
        <w:r w:rsidRPr="00145984">
          <w:rPr>
            <w:rFonts w:cstheme="minorHAnsi"/>
            <w:highlight w:val="yellow"/>
            <w:rPrChange w:id="1719" w:author="Naomi Nash" w:date="2022-05-01T22:21:00Z">
              <w:rPr/>
            </w:rPrChange>
          </w:rPr>
          <w:t>MF-</w:t>
        </w:r>
      </w:ins>
      <w:ins w:id="1720" w:author="Naomi Nash" w:date="2022-04-22T22:04:00Z">
        <w:r w:rsidRPr="00145984">
          <w:rPr>
            <w:rFonts w:cstheme="minorHAnsi"/>
            <w:highlight w:val="yellow"/>
            <w:rPrChange w:id="1721" w:author="Naomi Nash" w:date="2022-05-01T22:21:00Z">
              <w:rPr/>
            </w:rPrChange>
          </w:rPr>
          <w:t>7</w:t>
        </w:r>
      </w:ins>
      <w:ins w:id="1722" w:author="Naomi Nash" w:date="2022-04-22T22:03:00Z">
        <w:r w:rsidRPr="00145984">
          <w:rPr>
            <w:rFonts w:cstheme="minorHAnsi"/>
            <w:highlight w:val="yellow"/>
            <w:rPrChange w:id="1723" w:author="Naomi Nash" w:date="2022-05-01T22:21:00Z">
              <w:rPr/>
            </w:rPrChange>
          </w:rPr>
          <w:t xml:space="preserve"> –</w:t>
        </w:r>
      </w:ins>
      <w:ins w:id="1724" w:author="Daria Pacheco" w:date="2022-04-23T03:01:00Z">
        <w:r w:rsidRPr="00145984">
          <w:rPr>
            <w:rFonts w:cstheme="minorHAnsi"/>
            <w:highlight w:val="yellow"/>
            <w:rPrChange w:id="1725" w:author="Naomi Nash" w:date="2022-05-01T22:21:00Z">
              <w:rPr/>
            </w:rPrChange>
          </w:rPr>
          <w:t xml:space="preserve"> </w:t>
        </w:r>
        <w:r w:rsidRPr="00145984">
          <w:rPr>
            <w:rFonts w:cstheme="minorHAnsi"/>
            <w:i/>
            <w:iCs/>
            <w:highlight w:val="yellow"/>
            <w:rPrChange w:id="1726" w:author="Naomi Nash" w:date="2022-05-01T22:21:00Z">
              <w:rPr/>
            </w:rPrChange>
          </w:rPr>
          <w:t xml:space="preserve">World map to display special outfits </w:t>
        </w:r>
      </w:ins>
      <w:ins w:id="1727" w:author="Daria Pacheco" w:date="2022-04-28T16:45:00Z">
        <w:r w:rsidR="00451184" w:rsidRPr="00145984">
          <w:rPr>
            <w:rFonts w:cstheme="minorHAnsi"/>
            <w:i/>
            <w:iCs/>
            <w:highlight w:val="yellow"/>
            <w:rPrChange w:id="1728" w:author="Naomi Nash" w:date="2022-05-01T22:21:00Z">
              <w:rPr/>
            </w:rPrChange>
          </w:rPr>
          <w:t xml:space="preserve">from </w:t>
        </w:r>
      </w:ins>
      <w:ins w:id="1729" w:author="Daria Pacheco" w:date="2022-04-23T03:01:00Z">
        <w:r w:rsidRPr="00145984">
          <w:rPr>
            <w:rFonts w:cstheme="minorHAnsi"/>
            <w:i/>
            <w:iCs/>
            <w:highlight w:val="yellow"/>
            <w:rPrChange w:id="1730" w:author="Naomi Nash" w:date="2022-05-01T22:21:00Z">
              <w:rPr/>
            </w:rPrChange>
          </w:rPr>
          <w:t>around the world</w:t>
        </w:r>
      </w:ins>
      <w:ins w:id="1731" w:author="Daria Pacheco" w:date="2022-04-27T03:25:00Z">
        <w:r w:rsidRPr="00145984">
          <w:rPr>
            <w:rFonts w:cstheme="minorHAnsi"/>
            <w:highlight w:val="yellow"/>
            <w:rPrChange w:id="1732" w:author="Naomi Nash" w:date="2022-05-01T22:21:00Z">
              <w:rPr/>
            </w:rPrChange>
          </w:rPr>
          <w:t>. A page to dis</w:t>
        </w:r>
      </w:ins>
      <w:ins w:id="1733" w:author="Daria Pacheco" w:date="2022-04-27T03:31:00Z">
        <w:r w:rsidRPr="00145984">
          <w:rPr>
            <w:rFonts w:cstheme="minorHAnsi"/>
            <w:highlight w:val="yellow"/>
            <w:rPrChange w:id="1734" w:author="Naomi Nash" w:date="2022-05-01T22:21:00Z">
              <w:rPr/>
            </w:rPrChange>
          </w:rPr>
          <w:t>pl</w:t>
        </w:r>
      </w:ins>
      <w:ins w:id="1735" w:author="Daria Pacheco" w:date="2022-04-27T03:25:00Z">
        <w:r w:rsidRPr="00145984">
          <w:rPr>
            <w:rFonts w:cstheme="minorHAnsi"/>
            <w:highlight w:val="yellow"/>
            <w:rPrChange w:id="1736" w:author="Naomi Nash" w:date="2022-05-01T22:21:00Z">
              <w:rPr/>
            </w:rPrChange>
          </w:rPr>
          <w:t>ay</w:t>
        </w:r>
      </w:ins>
      <w:ins w:id="1737" w:author="Daria Pacheco" w:date="2022-04-27T03:32:00Z">
        <w:r w:rsidRPr="00145984">
          <w:rPr>
            <w:rFonts w:cstheme="minorHAnsi"/>
            <w:highlight w:val="yellow"/>
            <w:rPrChange w:id="1738" w:author="Naomi Nash" w:date="2022-05-01T22:21:00Z">
              <w:rPr/>
            </w:rPrChange>
          </w:rPr>
          <w:t xml:space="preserve"> special event or celebrit</w:t>
        </w:r>
      </w:ins>
      <w:ins w:id="1739" w:author="Daria Pacheco" w:date="2022-04-27T03:33:00Z">
        <w:r w:rsidRPr="00145984">
          <w:rPr>
            <w:rFonts w:cstheme="minorHAnsi"/>
            <w:highlight w:val="yellow"/>
            <w:rPrChange w:id="1740" w:author="Naomi Nash" w:date="2022-05-01T22:21:00Z">
              <w:rPr/>
            </w:rPrChange>
          </w:rPr>
          <w:t xml:space="preserve">y </w:t>
        </w:r>
        <w:r w:rsidR="46B4A180" w:rsidRPr="00145984">
          <w:rPr>
            <w:rFonts w:cstheme="minorHAnsi"/>
            <w:highlight w:val="yellow"/>
            <w:rPrChange w:id="1741" w:author="Naomi Nash" w:date="2022-05-01T22:21:00Z">
              <w:rPr/>
            </w:rPrChange>
          </w:rPr>
          <w:t>outfits</w:t>
        </w:r>
      </w:ins>
      <w:ins w:id="1742" w:author="Daria Pacheco" w:date="2022-04-28T16:45:00Z">
        <w:r w:rsidR="009C1B42" w:rsidRPr="00145984">
          <w:rPr>
            <w:rFonts w:cstheme="minorHAnsi"/>
            <w:highlight w:val="yellow"/>
            <w:rPrChange w:id="1743" w:author="Naomi Nash" w:date="2022-05-01T22:21:00Z">
              <w:rPr/>
            </w:rPrChange>
          </w:rPr>
          <w:t xml:space="preserve"> is re</w:t>
        </w:r>
        <w:r w:rsidR="00AE373A" w:rsidRPr="00145984">
          <w:rPr>
            <w:rFonts w:cstheme="minorHAnsi"/>
            <w:highlight w:val="yellow"/>
            <w:rPrChange w:id="1744" w:author="Naomi Nash" w:date="2022-05-01T22:21:00Z">
              <w:rPr/>
            </w:rPrChange>
          </w:rPr>
          <w:t>quired</w:t>
        </w:r>
      </w:ins>
      <w:ins w:id="1745" w:author="Daria Pacheco" w:date="2022-04-28T16:46:00Z">
        <w:r w:rsidR="007E1B11" w:rsidRPr="00145984">
          <w:rPr>
            <w:rFonts w:cstheme="minorHAnsi"/>
            <w:highlight w:val="yellow"/>
            <w:rPrChange w:id="1746" w:author="Naomi Nash" w:date="2022-05-01T22:21:00Z">
              <w:rPr/>
            </w:rPrChange>
          </w:rPr>
          <w:t xml:space="preserve">. </w:t>
        </w:r>
        <w:r w:rsidR="00554B8C" w:rsidRPr="00145984">
          <w:rPr>
            <w:rFonts w:cstheme="minorHAnsi"/>
            <w:highlight w:val="yellow"/>
            <w:rPrChange w:id="1747" w:author="Naomi Nash" w:date="2022-05-01T22:21:00Z">
              <w:rPr/>
            </w:rPrChange>
          </w:rPr>
          <w:t>An age limiter may also be required to filter o</w:t>
        </w:r>
        <w:r w:rsidR="003237D6" w:rsidRPr="00145984">
          <w:rPr>
            <w:rFonts w:cstheme="minorHAnsi"/>
            <w:highlight w:val="yellow"/>
            <w:rPrChange w:id="1748" w:author="Naomi Nash" w:date="2022-05-01T22:21:00Z">
              <w:rPr/>
            </w:rPrChange>
          </w:rPr>
          <w:t>ut</w:t>
        </w:r>
        <w:r w:rsidR="000E436E" w:rsidRPr="00145984">
          <w:rPr>
            <w:rFonts w:cstheme="minorHAnsi"/>
            <w:highlight w:val="yellow"/>
            <w:rPrChange w:id="1749" w:author="Naomi Nash" w:date="2022-05-01T22:21:00Z">
              <w:rPr/>
            </w:rPrChange>
          </w:rPr>
          <w:t xml:space="preserve"> i</w:t>
        </w:r>
      </w:ins>
      <w:ins w:id="1750" w:author="Daria Pacheco" w:date="2022-04-28T16:47:00Z">
        <w:r w:rsidR="00284074" w:rsidRPr="00145984">
          <w:rPr>
            <w:rFonts w:cstheme="minorHAnsi"/>
            <w:highlight w:val="yellow"/>
            <w:rPrChange w:id="1751" w:author="Naomi Nash" w:date="2022-05-01T22:21:00Z">
              <w:rPr/>
            </w:rPrChange>
          </w:rPr>
          <w:t>na</w:t>
        </w:r>
        <w:r w:rsidR="00343611" w:rsidRPr="00145984">
          <w:rPr>
            <w:rFonts w:cstheme="minorHAnsi"/>
            <w:highlight w:val="yellow"/>
            <w:rPrChange w:id="1752" w:author="Naomi Nash" w:date="2022-05-01T22:21:00Z">
              <w:rPr/>
            </w:rPrChange>
          </w:rPr>
          <w:t xml:space="preserve">ppropriate </w:t>
        </w:r>
        <w:r w:rsidR="00580001" w:rsidRPr="00145984">
          <w:rPr>
            <w:rFonts w:cstheme="minorHAnsi"/>
            <w:highlight w:val="yellow"/>
            <w:rPrChange w:id="1753" w:author="Naomi Nash" w:date="2022-05-01T22:21:00Z">
              <w:rPr/>
            </w:rPrChange>
          </w:rPr>
          <w:t xml:space="preserve">content for </w:t>
        </w:r>
        <w:r w:rsidR="0093292E" w:rsidRPr="00145984">
          <w:rPr>
            <w:rFonts w:cstheme="minorHAnsi"/>
            <w:highlight w:val="yellow"/>
            <w:rPrChange w:id="1754" w:author="Naomi Nash" w:date="2022-05-01T22:21:00Z">
              <w:rPr/>
            </w:rPrChange>
          </w:rPr>
          <w:t>minors</w:t>
        </w:r>
        <w:r w:rsidR="006F3169" w:rsidRPr="00145984">
          <w:rPr>
            <w:rFonts w:cstheme="minorHAnsi"/>
            <w:highlight w:val="yellow"/>
            <w:rPrChange w:id="1755" w:author="Naomi Nash" w:date="2022-05-01T22:21:00Z">
              <w:rPr/>
            </w:rPrChange>
          </w:rPr>
          <w:t>.</w:t>
        </w:r>
      </w:ins>
      <w:ins w:id="1756" w:author="Daria Pacheco" w:date="2022-04-28T16:46:00Z">
        <w:r w:rsidR="000E436E" w:rsidRPr="00145984">
          <w:rPr>
            <w:rFonts w:cstheme="minorHAnsi"/>
            <w:highlight w:val="yellow"/>
            <w:rPrChange w:id="1757" w:author="Naomi Nash" w:date="2022-05-01T22:21:00Z">
              <w:rPr/>
            </w:rPrChange>
          </w:rPr>
          <w:t xml:space="preserve"> </w:t>
        </w:r>
      </w:ins>
    </w:p>
    <w:p w14:paraId="6DE3406C" w14:textId="509CC0C1" w:rsidR="007E3E1C" w:rsidRPr="00145984" w:rsidRDefault="007E3E1C">
      <w:pPr>
        <w:tabs>
          <w:tab w:val="left" w:pos="720"/>
        </w:tabs>
        <w:ind w:left="1440"/>
        <w:rPr>
          <w:ins w:id="1758" w:author="Naomi Nash" w:date="2022-04-22T22:04:00Z"/>
          <w:rFonts w:cstheme="minorHAnsi"/>
          <w:highlight w:val="yellow"/>
          <w:rPrChange w:id="1759" w:author="Naomi Nash" w:date="2022-05-01T22:21:00Z">
            <w:rPr>
              <w:ins w:id="1760" w:author="Naomi Nash" w:date="2022-04-22T22:04:00Z"/>
            </w:rPr>
          </w:rPrChange>
        </w:rPr>
        <w:pPrChange w:id="1761" w:author="Naomi Nash" w:date="2022-04-27T10:46:00Z">
          <w:pPr>
            <w:tabs>
              <w:tab w:val="left" w:pos="720"/>
            </w:tabs>
          </w:pPr>
        </w:pPrChange>
      </w:pPr>
      <w:ins w:id="1762" w:author="Naomi Nash" w:date="2022-04-22T22:04:00Z">
        <w:r w:rsidRPr="00145984">
          <w:rPr>
            <w:rFonts w:cstheme="minorHAnsi"/>
            <w:highlight w:val="yellow"/>
            <w:rPrChange w:id="1763" w:author="Naomi Nash" w:date="2022-05-01T22:21:00Z">
              <w:rPr/>
            </w:rPrChange>
          </w:rPr>
          <w:lastRenderedPageBreak/>
          <w:t xml:space="preserve">MF-8 </w:t>
        </w:r>
        <w:r w:rsidRPr="00145984">
          <w:rPr>
            <w:rFonts w:cstheme="minorHAnsi"/>
            <w:i/>
            <w:iCs/>
            <w:highlight w:val="yellow"/>
            <w:rPrChange w:id="1764" w:author="Naomi Nash" w:date="2022-05-01T22:21:00Z">
              <w:rPr/>
            </w:rPrChange>
          </w:rPr>
          <w:t>–</w:t>
        </w:r>
      </w:ins>
      <w:ins w:id="1765" w:author="Daria Pacheco" w:date="2022-04-23T03:03:00Z">
        <w:r w:rsidRPr="00145984">
          <w:rPr>
            <w:rFonts w:cstheme="minorHAnsi"/>
            <w:i/>
            <w:iCs/>
            <w:highlight w:val="yellow"/>
            <w:rPrChange w:id="1766" w:author="Naomi Nash" w:date="2022-05-01T22:21:00Z">
              <w:rPr/>
            </w:rPrChange>
          </w:rPr>
          <w:t xml:space="preserve"> Third party API to protect card information</w:t>
        </w:r>
      </w:ins>
      <w:ins w:id="1767" w:author="Daria Pacheco" w:date="2022-04-27T03:48:00Z">
        <w:r w:rsidRPr="00145984">
          <w:rPr>
            <w:rFonts w:cstheme="minorHAnsi"/>
            <w:highlight w:val="yellow"/>
            <w:rPrChange w:id="1768" w:author="Naomi Nash" w:date="2022-05-01T22:21:00Z">
              <w:rPr/>
            </w:rPrChange>
          </w:rPr>
          <w:t>.</w:t>
        </w:r>
      </w:ins>
      <w:ins w:id="1769" w:author="Daria Pacheco" w:date="2022-04-27T03:49:00Z">
        <w:r w:rsidRPr="00145984">
          <w:rPr>
            <w:rFonts w:cstheme="minorHAnsi"/>
            <w:highlight w:val="yellow"/>
            <w:rPrChange w:id="1770" w:author="Naomi Nash" w:date="2022-05-01T22:21:00Z">
              <w:rPr/>
            </w:rPrChange>
          </w:rPr>
          <w:t xml:space="preserve"> A third party API is required to store and protect the users card information for their subscription</w:t>
        </w:r>
      </w:ins>
      <w:ins w:id="1771" w:author="Daria Pacheco" w:date="2022-04-28T16:58:00Z">
        <w:r w:rsidR="00C235DA" w:rsidRPr="00145984">
          <w:rPr>
            <w:rFonts w:cstheme="minorHAnsi"/>
            <w:highlight w:val="yellow"/>
            <w:rPrChange w:id="1772" w:author="Naomi Nash" w:date="2022-05-01T22:21:00Z">
              <w:rPr/>
            </w:rPrChange>
          </w:rPr>
          <w:t xml:space="preserve"> to the W</w:t>
        </w:r>
      </w:ins>
      <w:ins w:id="1773" w:author="Daria Pacheco" w:date="2022-04-28T16:59:00Z">
        <w:r w:rsidR="00C235DA" w:rsidRPr="00145984">
          <w:rPr>
            <w:rFonts w:cstheme="minorHAnsi"/>
            <w:highlight w:val="yellow"/>
            <w:rPrChange w:id="1774" w:author="Naomi Nash" w:date="2022-05-01T22:21:00Z">
              <w:rPr/>
            </w:rPrChange>
          </w:rPr>
          <w:t>o</w:t>
        </w:r>
        <w:r w:rsidR="00C44D36" w:rsidRPr="00145984">
          <w:rPr>
            <w:rFonts w:cstheme="minorHAnsi"/>
            <w:highlight w:val="yellow"/>
            <w:rPrChange w:id="1775" w:author="Naomi Nash" w:date="2022-05-01T22:21:00Z">
              <w:rPr/>
            </w:rPrChange>
          </w:rPr>
          <w:t>rld Map.</w:t>
        </w:r>
      </w:ins>
    </w:p>
    <w:p w14:paraId="748CD657" w14:textId="584D02ED" w:rsidR="007E3E1C" w:rsidRPr="00145984" w:rsidRDefault="007E3E1C">
      <w:pPr>
        <w:tabs>
          <w:tab w:val="left" w:pos="720"/>
        </w:tabs>
        <w:ind w:left="1440"/>
        <w:rPr>
          <w:ins w:id="1776" w:author="Naomi Nash" w:date="2022-04-22T22:04:00Z"/>
          <w:rFonts w:cstheme="minorHAnsi"/>
          <w:highlight w:val="yellow"/>
          <w:rPrChange w:id="1777" w:author="Naomi Nash" w:date="2022-05-01T22:21:00Z">
            <w:rPr>
              <w:ins w:id="1778" w:author="Naomi Nash" w:date="2022-04-22T22:04:00Z"/>
            </w:rPr>
          </w:rPrChange>
        </w:rPr>
        <w:pPrChange w:id="1779" w:author="Naomi Nash" w:date="2022-04-27T10:46:00Z">
          <w:pPr>
            <w:tabs>
              <w:tab w:val="left" w:pos="720"/>
            </w:tabs>
          </w:pPr>
        </w:pPrChange>
      </w:pPr>
      <w:ins w:id="1780" w:author="Naomi Nash" w:date="2022-04-22T22:04:00Z">
        <w:r w:rsidRPr="00145984">
          <w:rPr>
            <w:rFonts w:cstheme="minorHAnsi"/>
            <w:highlight w:val="yellow"/>
            <w:rPrChange w:id="1781" w:author="Naomi Nash" w:date="2022-05-01T22:21:00Z">
              <w:rPr/>
            </w:rPrChange>
          </w:rPr>
          <w:t>MF-9 –</w:t>
        </w:r>
      </w:ins>
      <w:ins w:id="1782" w:author="Naomi Nash" w:date="2022-04-24T16:33:00Z">
        <w:r w:rsidR="00E4423E" w:rsidRPr="00145984">
          <w:rPr>
            <w:rFonts w:cstheme="minorHAnsi"/>
            <w:highlight w:val="yellow"/>
            <w:rPrChange w:id="1783" w:author="Naomi Nash" w:date="2022-05-01T22:21:00Z">
              <w:rPr/>
            </w:rPrChange>
          </w:rPr>
          <w:t xml:space="preserve"> </w:t>
        </w:r>
      </w:ins>
      <w:ins w:id="1784" w:author="Daria Pacheco" w:date="2022-04-23T03:10:00Z">
        <w:r w:rsidRPr="00145984">
          <w:rPr>
            <w:rFonts w:cstheme="minorHAnsi"/>
            <w:i/>
            <w:iCs/>
            <w:highlight w:val="yellow"/>
            <w:rPrChange w:id="1785" w:author="Naomi Nash" w:date="2022-05-01T22:21:00Z">
              <w:rPr/>
            </w:rPrChange>
          </w:rPr>
          <w:t xml:space="preserve">Users can </w:t>
        </w:r>
      </w:ins>
      <w:ins w:id="1786" w:author="Daria Pacheco" w:date="2022-04-23T03:13:00Z">
        <w:r w:rsidRPr="00145984">
          <w:rPr>
            <w:rFonts w:cstheme="minorHAnsi"/>
            <w:i/>
            <w:iCs/>
            <w:highlight w:val="yellow"/>
            <w:rPrChange w:id="1787" w:author="Naomi Nash" w:date="2022-05-01T22:21:00Z">
              <w:rPr/>
            </w:rPrChange>
          </w:rPr>
          <w:t>follow</w:t>
        </w:r>
      </w:ins>
      <w:ins w:id="1788" w:author="Daria Pacheco" w:date="2022-04-23T03:10:00Z">
        <w:r w:rsidRPr="00145984">
          <w:rPr>
            <w:rFonts w:cstheme="minorHAnsi"/>
            <w:i/>
            <w:iCs/>
            <w:highlight w:val="yellow"/>
            <w:rPrChange w:id="1789" w:author="Naomi Nash" w:date="2022-05-01T22:21:00Z">
              <w:rPr/>
            </w:rPrChange>
          </w:rPr>
          <w:t xml:space="preserve"> each other</w:t>
        </w:r>
      </w:ins>
      <w:ins w:id="1790" w:author="Daria Pacheco" w:date="2022-04-27T03:49:00Z">
        <w:r w:rsidRPr="00145984">
          <w:rPr>
            <w:rFonts w:cstheme="minorHAnsi"/>
            <w:highlight w:val="yellow"/>
            <w:rPrChange w:id="1791" w:author="Naomi Nash" w:date="2022-05-01T22:21:00Z">
              <w:rPr/>
            </w:rPrChange>
          </w:rPr>
          <w:t xml:space="preserve">. A </w:t>
        </w:r>
      </w:ins>
      <w:ins w:id="1792" w:author="Daria Pacheco" w:date="2022-04-27T03:50:00Z">
        <w:r w:rsidRPr="00145984">
          <w:rPr>
            <w:rFonts w:cstheme="minorHAnsi"/>
            <w:highlight w:val="yellow"/>
            <w:rPrChange w:id="1793" w:author="Naomi Nash" w:date="2022-05-01T22:21:00Z">
              <w:rPr/>
            </w:rPrChange>
          </w:rPr>
          <w:t xml:space="preserve">follow and unfollow feature is required to allow user to follow friends or </w:t>
        </w:r>
      </w:ins>
      <w:ins w:id="1794" w:author="Daria Pacheco" w:date="2022-04-27T03:51:00Z">
        <w:r w:rsidRPr="00145984">
          <w:rPr>
            <w:rFonts w:cstheme="minorHAnsi"/>
            <w:highlight w:val="yellow"/>
            <w:rPrChange w:id="1795" w:author="Naomi Nash" w:date="2022-05-01T22:21:00Z">
              <w:rPr/>
            </w:rPrChange>
          </w:rPr>
          <w:t>“style experts”</w:t>
        </w:r>
      </w:ins>
      <w:ins w:id="1796" w:author="Daria Pacheco" w:date="2022-04-28T17:03:00Z">
        <w:r w:rsidR="00432558" w:rsidRPr="00145984">
          <w:rPr>
            <w:rFonts w:cstheme="minorHAnsi"/>
            <w:highlight w:val="yellow"/>
            <w:rPrChange w:id="1797" w:author="Naomi Nash" w:date="2022-05-01T22:21:00Z">
              <w:rPr/>
            </w:rPrChange>
          </w:rPr>
          <w:t>. A block button may also be required to allow user t</w:t>
        </w:r>
        <w:r w:rsidR="00574F6C" w:rsidRPr="00145984">
          <w:rPr>
            <w:rFonts w:cstheme="minorHAnsi"/>
            <w:highlight w:val="yellow"/>
            <w:rPrChange w:id="1798" w:author="Naomi Nash" w:date="2022-05-01T22:21:00Z">
              <w:rPr/>
            </w:rPrChange>
          </w:rPr>
          <w:t>o block</w:t>
        </w:r>
        <w:r w:rsidR="00D5014C" w:rsidRPr="00145984">
          <w:rPr>
            <w:rFonts w:cstheme="minorHAnsi"/>
            <w:highlight w:val="yellow"/>
            <w:rPrChange w:id="1799" w:author="Naomi Nash" w:date="2022-05-01T22:21:00Z">
              <w:rPr/>
            </w:rPrChange>
          </w:rPr>
          <w:t xml:space="preserve"> the account</w:t>
        </w:r>
      </w:ins>
      <w:ins w:id="1800" w:author="Daria Pacheco" w:date="2022-04-28T17:04:00Z">
        <w:r w:rsidR="00D5014C" w:rsidRPr="00145984">
          <w:rPr>
            <w:rFonts w:cstheme="minorHAnsi"/>
            <w:highlight w:val="yellow"/>
            <w:rPrChange w:id="1801" w:author="Naomi Nash" w:date="2022-05-01T22:21:00Z">
              <w:rPr/>
            </w:rPrChange>
          </w:rPr>
          <w:t>s the user doesn’t want to see.</w:t>
        </w:r>
      </w:ins>
    </w:p>
    <w:p w14:paraId="7373600A" w14:textId="0698A446" w:rsidR="007E3E1C" w:rsidRPr="00145984" w:rsidRDefault="007E3E1C">
      <w:pPr>
        <w:tabs>
          <w:tab w:val="left" w:pos="720"/>
        </w:tabs>
        <w:ind w:left="1440"/>
        <w:rPr>
          <w:ins w:id="1802" w:author="Naomi Nash" w:date="2022-04-22T22:05:00Z"/>
          <w:rFonts w:cstheme="minorHAnsi"/>
        </w:rPr>
        <w:pPrChange w:id="1803" w:author="Naomi Nash" w:date="2022-04-27T10:47:00Z">
          <w:pPr>
            <w:tabs>
              <w:tab w:val="left" w:pos="720"/>
            </w:tabs>
          </w:pPr>
        </w:pPrChange>
      </w:pPr>
      <w:ins w:id="1804" w:author="Naomi Nash" w:date="2022-04-22T22:04:00Z">
        <w:r w:rsidRPr="00145984">
          <w:rPr>
            <w:rFonts w:cstheme="minorHAnsi"/>
            <w:highlight w:val="yellow"/>
            <w:rPrChange w:id="1805" w:author="Naomi Nash" w:date="2022-05-01T22:21:00Z">
              <w:rPr/>
            </w:rPrChange>
          </w:rPr>
          <w:t xml:space="preserve">MF-10 </w:t>
        </w:r>
        <w:r w:rsidRPr="00145984">
          <w:rPr>
            <w:rFonts w:cstheme="minorHAnsi"/>
            <w:i/>
            <w:iCs/>
            <w:highlight w:val="yellow"/>
            <w:rPrChange w:id="1806" w:author="Naomi Nash" w:date="2022-05-01T22:21:00Z">
              <w:rPr/>
            </w:rPrChange>
          </w:rPr>
          <w:t>–</w:t>
        </w:r>
      </w:ins>
      <w:ins w:id="1807" w:author="Daria Pacheco" w:date="2022-04-27T03:10:00Z">
        <w:r w:rsidRPr="00145984">
          <w:rPr>
            <w:rFonts w:cstheme="minorHAnsi"/>
            <w:i/>
            <w:iCs/>
            <w:highlight w:val="yellow"/>
            <w:rPrChange w:id="1808" w:author="Naomi Nash" w:date="2022-05-01T22:21:00Z">
              <w:rPr/>
            </w:rPrChange>
          </w:rPr>
          <w:t xml:space="preserve"> C</w:t>
        </w:r>
      </w:ins>
      <w:ins w:id="1809" w:author="Daria Pacheco" w:date="2022-04-27T03:11:00Z">
        <w:r w:rsidRPr="00145984">
          <w:rPr>
            <w:rFonts w:cstheme="minorHAnsi"/>
            <w:i/>
            <w:iCs/>
            <w:highlight w:val="yellow"/>
            <w:rPrChange w:id="1810" w:author="Naomi Nash" w:date="2022-05-01T22:21:00Z">
              <w:rPr/>
            </w:rPrChange>
          </w:rPr>
          <w:t>ard deck</w:t>
        </w:r>
      </w:ins>
      <w:ins w:id="1811" w:author="Daria Pacheco" w:date="2022-04-27T03:12:00Z">
        <w:r w:rsidRPr="00145984">
          <w:rPr>
            <w:rFonts w:cstheme="minorHAnsi"/>
            <w:i/>
            <w:iCs/>
            <w:highlight w:val="yellow"/>
            <w:rPrChange w:id="1812" w:author="Naomi Nash" w:date="2022-05-01T22:21:00Z">
              <w:rPr/>
            </w:rPrChange>
          </w:rPr>
          <w:t xml:space="preserve"> </w:t>
        </w:r>
      </w:ins>
      <w:ins w:id="1813" w:author="Daria Pacheco" w:date="2022-04-27T03:13:00Z">
        <w:r w:rsidRPr="00145984">
          <w:rPr>
            <w:rFonts w:cstheme="minorHAnsi"/>
            <w:i/>
            <w:iCs/>
            <w:highlight w:val="yellow"/>
            <w:rPrChange w:id="1814" w:author="Naomi Nash" w:date="2022-05-01T22:21:00Z">
              <w:rPr/>
            </w:rPrChange>
          </w:rPr>
          <w:t>of all clothe</w:t>
        </w:r>
      </w:ins>
      <w:ins w:id="1815" w:author="Daria Pacheco" w:date="2022-04-27T03:14:00Z">
        <w:r w:rsidRPr="00145984">
          <w:rPr>
            <w:rFonts w:cstheme="minorHAnsi"/>
            <w:i/>
            <w:iCs/>
            <w:highlight w:val="yellow"/>
            <w:rPrChange w:id="1816" w:author="Naomi Nash" w:date="2022-05-01T22:21:00Z">
              <w:rPr/>
            </w:rPrChange>
          </w:rPr>
          <w:t>s</w:t>
        </w:r>
        <w:r w:rsidRPr="00145984">
          <w:rPr>
            <w:rFonts w:cstheme="minorHAnsi"/>
            <w:highlight w:val="yellow"/>
            <w:rPrChange w:id="1817" w:author="Naomi Nash" w:date="2022-05-01T22:21:00Z">
              <w:rPr/>
            </w:rPrChange>
          </w:rPr>
          <w:t>. A v</w:t>
        </w:r>
      </w:ins>
      <w:ins w:id="1818" w:author="Daria Pacheco" w:date="2022-04-27T03:12:00Z">
        <w:r w:rsidRPr="00145984">
          <w:rPr>
            <w:rFonts w:cstheme="minorHAnsi"/>
            <w:highlight w:val="yellow"/>
            <w:rPrChange w:id="1819" w:author="Naomi Nash" w:date="2022-05-01T22:21:00Z">
              <w:rPr/>
            </w:rPrChange>
          </w:rPr>
          <w:t>isu</w:t>
        </w:r>
      </w:ins>
      <w:ins w:id="1820" w:author="Daria Pacheco" w:date="2022-04-27T03:14:00Z">
        <w:r w:rsidRPr="00145984">
          <w:rPr>
            <w:rFonts w:cstheme="minorHAnsi"/>
            <w:highlight w:val="yellow"/>
            <w:rPrChange w:id="1821" w:author="Naomi Nash" w:date="2022-05-01T22:21:00Z">
              <w:rPr/>
            </w:rPrChange>
          </w:rPr>
          <w:t>al</w:t>
        </w:r>
      </w:ins>
      <w:ins w:id="1822" w:author="Daria Pacheco" w:date="2022-04-27T03:12:00Z">
        <w:r w:rsidRPr="00145984">
          <w:rPr>
            <w:rFonts w:cstheme="minorHAnsi"/>
            <w:highlight w:val="yellow"/>
            <w:rPrChange w:id="1823" w:author="Naomi Nash" w:date="2022-05-01T22:21:00Z">
              <w:rPr/>
            </w:rPrChange>
          </w:rPr>
          <w:t xml:space="preserve"> display of clothe</w:t>
        </w:r>
      </w:ins>
      <w:ins w:id="1824" w:author="Daria Pacheco" w:date="2022-04-27T03:13:00Z">
        <w:r w:rsidRPr="00145984">
          <w:rPr>
            <w:rFonts w:cstheme="minorHAnsi"/>
            <w:highlight w:val="yellow"/>
            <w:rPrChange w:id="1825" w:author="Naomi Nash" w:date="2022-05-01T22:21:00Z">
              <w:rPr/>
            </w:rPrChange>
          </w:rPr>
          <w:t>s</w:t>
        </w:r>
      </w:ins>
      <w:ins w:id="1826" w:author="Naomi Nash" w:date="2022-05-02T17:38:00Z">
        <w:r w:rsidR="00E870DA">
          <w:rPr>
            <w:rFonts w:cstheme="minorHAnsi"/>
            <w:highlight w:val="yellow"/>
          </w:rPr>
          <w:t>, a Drip Deck,</w:t>
        </w:r>
      </w:ins>
      <w:ins w:id="1827" w:author="Daria Pacheco" w:date="2022-04-27T03:14:00Z">
        <w:r w:rsidRPr="00145984">
          <w:rPr>
            <w:rFonts w:cstheme="minorHAnsi"/>
            <w:highlight w:val="yellow"/>
            <w:rPrChange w:id="1828" w:author="Naomi Nash" w:date="2022-05-01T22:21:00Z">
              <w:rPr/>
            </w:rPrChange>
          </w:rPr>
          <w:t xml:space="preserve"> </w:t>
        </w:r>
      </w:ins>
      <w:ins w:id="1829" w:author="Daria Pacheco" w:date="2022-04-27T03:15:00Z">
        <w:r w:rsidRPr="00145984">
          <w:rPr>
            <w:rFonts w:cstheme="minorHAnsi"/>
            <w:highlight w:val="yellow"/>
            <w:rPrChange w:id="1830" w:author="Naomi Nash" w:date="2022-05-01T22:21:00Z">
              <w:rPr/>
            </w:rPrChange>
          </w:rPr>
          <w:t>is</w:t>
        </w:r>
      </w:ins>
      <w:ins w:id="1831" w:author="Daria Pacheco" w:date="2022-04-27T03:14:00Z">
        <w:r w:rsidRPr="00145984">
          <w:rPr>
            <w:rFonts w:cstheme="minorHAnsi"/>
            <w:highlight w:val="yellow"/>
            <w:rPrChange w:id="1832" w:author="Naomi Nash" w:date="2022-05-01T22:21:00Z">
              <w:rPr/>
            </w:rPrChange>
          </w:rPr>
          <w:t xml:space="preserve"> required to show user a</w:t>
        </w:r>
      </w:ins>
      <w:ins w:id="1833" w:author="Naomi Nash" w:date="2022-04-27T10:46:00Z">
        <w:r w:rsidR="009E5388" w:rsidRPr="00145984">
          <w:rPr>
            <w:rFonts w:cstheme="minorHAnsi"/>
            <w:highlight w:val="yellow"/>
            <w:rPrChange w:id="1834" w:author="Naomi Nash" w:date="2022-05-01T22:21:00Z">
              <w:rPr/>
            </w:rPrChange>
          </w:rPr>
          <w:t xml:space="preserve">n </w:t>
        </w:r>
      </w:ins>
      <w:ins w:id="1835" w:author="Daria Pacheco" w:date="2022-04-27T03:15:00Z">
        <w:del w:id="1836" w:author="Naomi Nash" w:date="2022-04-27T10:46:00Z">
          <w:r w:rsidRPr="00145984" w:rsidDel="009E5388">
            <w:rPr>
              <w:rFonts w:cstheme="minorHAnsi"/>
              <w:highlight w:val="yellow"/>
              <w:rPrChange w:id="1837" w:author="Naomi Nash" w:date="2022-05-01T22:21:00Z">
                <w:rPr/>
              </w:rPrChange>
            </w:rPr>
            <w:delText>n</w:delText>
          </w:r>
        </w:del>
        <w:del w:id="1838" w:author="Naomi Nash" w:date="2022-04-26T23:36:00Z">
          <w:r w:rsidRPr="00145984" w:rsidDel="00D854FC">
            <w:rPr>
              <w:rFonts w:cstheme="minorHAnsi"/>
              <w:highlight w:val="yellow"/>
              <w:rPrChange w:id="1839" w:author="Naomi Nash" w:date="2022-05-01T22:21:00Z">
                <w:rPr/>
              </w:rPrChange>
            </w:rPr>
            <w:delText xml:space="preserve"> </w:delText>
          </w:r>
        </w:del>
      </w:ins>
      <w:ins w:id="1840" w:author="Daria Pacheco" w:date="2022-04-27T03:16:00Z">
        <w:r w:rsidRPr="00145984">
          <w:rPr>
            <w:rFonts w:cstheme="minorHAnsi"/>
            <w:highlight w:val="yellow"/>
            <w:rPrChange w:id="1841" w:author="Naomi Nash" w:date="2022-05-01T22:21:00Z">
              <w:rPr/>
            </w:rPrChange>
          </w:rPr>
          <w:t>organized</w:t>
        </w:r>
      </w:ins>
      <w:ins w:id="1842" w:author="Daria Pacheco" w:date="2022-04-27T03:15:00Z">
        <w:r w:rsidRPr="00145984">
          <w:rPr>
            <w:rFonts w:cstheme="minorHAnsi"/>
            <w:highlight w:val="yellow"/>
            <w:rPrChange w:id="1843" w:author="Naomi Nash" w:date="2022-05-01T22:21:00Z">
              <w:rPr/>
            </w:rPrChange>
          </w:rPr>
          <w:t xml:space="preserve"> list of the clothing they have uploaded from their closet.</w:t>
        </w:r>
      </w:ins>
      <w:commentRangeEnd w:id="1679"/>
      <w:r w:rsidR="00AB1376" w:rsidRPr="00145984">
        <w:rPr>
          <w:rStyle w:val="CommentReference"/>
          <w:rFonts w:cstheme="minorHAnsi"/>
        </w:rPr>
        <w:commentReference w:id="1679"/>
      </w:r>
      <w:commentRangeEnd w:id="1680"/>
      <w:r w:rsidR="00EC01FD">
        <w:rPr>
          <w:rStyle w:val="CommentReference"/>
        </w:rPr>
        <w:commentReference w:id="1680"/>
      </w:r>
    </w:p>
    <w:p w14:paraId="3B189029" w14:textId="41105906" w:rsidR="001D7389" w:rsidRPr="00145984" w:rsidRDefault="001D7389" w:rsidP="007E3E1C">
      <w:pPr>
        <w:tabs>
          <w:tab w:val="left" w:pos="720"/>
        </w:tabs>
        <w:rPr>
          <w:ins w:id="1844" w:author="Naomi Nash" w:date="2022-04-22T22:06:00Z"/>
          <w:rFonts w:cstheme="minorHAnsi"/>
        </w:rPr>
      </w:pPr>
      <w:ins w:id="1845" w:author="Naomi Nash" w:date="2022-04-22T22:05:00Z">
        <w:r w:rsidRPr="00145984">
          <w:rPr>
            <w:rFonts w:cstheme="minorHAnsi"/>
          </w:rPr>
          <w:tab/>
          <w:t>2.2.</w:t>
        </w:r>
      </w:ins>
      <w:ins w:id="1846" w:author="Naomi Nash" w:date="2022-04-28T16:37:00Z">
        <w:r w:rsidR="00E0418F" w:rsidRPr="00145984">
          <w:rPr>
            <w:rFonts w:cstheme="minorHAnsi"/>
          </w:rPr>
          <w:t>3</w:t>
        </w:r>
      </w:ins>
      <w:ins w:id="1847" w:author="Naomi Nash" w:date="2022-04-22T22:05:00Z">
        <w:r w:rsidR="00451F57" w:rsidRPr="00145984">
          <w:rPr>
            <w:rFonts w:cstheme="minorHAnsi"/>
          </w:rPr>
          <w:t xml:space="preserve"> </w:t>
        </w:r>
      </w:ins>
      <w:commentRangeStart w:id="1848"/>
      <w:commentRangeStart w:id="1849"/>
      <w:ins w:id="1850" w:author="Naomi Nash" w:date="2022-04-22T22:06:00Z">
        <w:r w:rsidR="00451F57" w:rsidRPr="00145984">
          <w:rPr>
            <w:rFonts w:cstheme="minorHAnsi"/>
          </w:rPr>
          <w:t>Customer</w:t>
        </w:r>
      </w:ins>
      <w:ins w:id="1851" w:author="Naomi Nash" w:date="2022-04-22T22:05:00Z">
        <w:r w:rsidR="00451F57" w:rsidRPr="00145984">
          <w:rPr>
            <w:rFonts w:cstheme="minorHAnsi"/>
          </w:rPr>
          <w:t xml:space="preserve"> St</w:t>
        </w:r>
      </w:ins>
      <w:ins w:id="1852" w:author="Naomi Nash" w:date="2022-04-22T22:06:00Z">
        <w:r w:rsidR="00451F57" w:rsidRPr="00145984">
          <w:rPr>
            <w:rFonts w:cstheme="minorHAnsi"/>
          </w:rPr>
          <w:t>atement of Requirements (CSR)</w:t>
        </w:r>
        <w:commentRangeEnd w:id="1848"/>
        <w:r w:rsidR="00056A67" w:rsidRPr="00145984">
          <w:rPr>
            <w:rStyle w:val="CommentReference"/>
            <w:rFonts w:cstheme="minorHAnsi"/>
          </w:rPr>
          <w:commentReference w:id="1848"/>
        </w:r>
      </w:ins>
      <w:commentRangeEnd w:id="1849"/>
      <w:ins w:id="1853" w:author="Naomi Nash" w:date="2022-04-22T22:07:00Z">
        <w:r w:rsidR="00D330DA" w:rsidRPr="00145984">
          <w:rPr>
            <w:rStyle w:val="CommentReference"/>
            <w:rFonts w:cstheme="minorHAnsi"/>
          </w:rPr>
          <w:commentReference w:id="1849"/>
        </w:r>
      </w:ins>
    </w:p>
    <w:p w14:paraId="6F441C03" w14:textId="522A80BF" w:rsidR="00056A67" w:rsidRPr="00145984" w:rsidRDefault="00BA166B">
      <w:pPr>
        <w:tabs>
          <w:tab w:val="left" w:pos="720"/>
        </w:tabs>
        <w:ind w:left="1440"/>
        <w:rPr>
          <w:ins w:id="1854" w:author="Naomi Nash" w:date="2022-04-22T22:06:00Z"/>
          <w:rFonts w:cstheme="minorHAnsi"/>
        </w:rPr>
        <w:pPrChange w:id="1855" w:author="Naomi Nash" w:date="2022-04-24T16:29:00Z">
          <w:pPr>
            <w:tabs>
              <w:tab w:val="left" w:pos="720"/>
            </w:tabs>
          </w:pPr>
        </w:pPrChange>
      </w:pPr>
      <w:ins w:id="1856" w:author="Naomi Nash" w:date="2022-04-22T22:06:00Z">
        <w:r w:rsidRPr="00145984">
          <w:rPr>
            <w:rFonts w:cstheme="minorHAnsi"/>
          </w:rPr>
          <w:t>1 –</w:t>
        </w:r>
      </w:ins>
      <w:ins w:id="1857" w:author="Naomi Nash" w:date="2022-04-24T16:28:00Z">
        <w:r w:rsidR="00C03AA1" w:rsidRPr="00145984">
          <w:rPr>
            <w:rFonts w:cstheme="minorHAnsi"/>
          </w:rPr>
          <w:t xml:space="preserve"> </w:t>
        </w:r>
      </w:ins>
      <w:ins w:id="1858" w:author="Naomi Nash" w:date="2022-04-24T17:27:00Z">
        <w:r w:rsidR="008821D2" w:rsidRPr="00145984">
          <w:rPr>
            <w:rFonts w:cstheme="minorHAnsi"/>
          </w:rPr>
          <w:t xml:space="preserve">As someone who has had their information stolen before, I want to ensure that my information is safe </w:t>
        </w:r>
        <w:r w:rsidR="008627AE" w:rsidRPr="00145984">
          <w:rPr>
            <w:rFonts w:cstheme="minorHAnsi"/>
          </w:rPr>
          <w:t xml:space="preserve">and that the </w:t>
        </w:r>
      </w:ins>
      <w:ins w:id="1859" w:author="Naomi Nash" w:date="2022-04-24T16:29:00Z">
        <w:r w:rsidR="00CE6667" w:rsidRPr="00145984">
          <w:rPr>
            <w:rFonts w:cstheme="minorHAnsi"/>
          </w:rPr>
          <w:t>security o</w:t>
        </w:r>
      </w:ins>
      <w:ins w:id="1860" w:author="Naomi Nash" w:date="2022-04-24T16:30:00Z">
        <w:r w:rsidR="00CE6667" w:rsidRPr="00145984">
          <w:rPr>
            <w:rFonts w:cstheme="minorHAnsi"/>
          </w:rPr>
          <w:t>f the application</w:t>
        </w:r>
      </w:ins>
      <w:ins w:id="1861" w:author="Naomi Nash" w:date="2022-04-24T17:27:00Z">
        <w:r w:rsidR="008627AE" w:rsidRPr="00145984">
          <w:rPr>
            <w:rFonts w:cstheme="minorHAnsi"/>
          </w:rPr>
          <w:t xml:space="preserve"> is ensured so</w:t>
        </w:r>
      </w:ins>
      <w:ins w:id="1862" w:author="Naomi Nash" w:date="2022-04-24T16:30:00Z">
        <w:r w:rsidR="00CE6667" w:rsidRPr="00145984">
          <w:rPr>
            <w:rFonts w:cstheme="minorHAnsi"/>
          </w:rPr>
          <w:t xml:space="preserve"> that n</w:t>
        </w:r>
      </w:ins>
      <w:ins w:id="1863" w:author="Naomi Nash" w:date="2022-04-24T16:28:00Z">
        <w:r w:rsidR="00AF2119" w:rsidRPr="00145984">
          <w:rPr>
            <w:rFonts w:cstheme="minorHAnsi"/>
          </w:rPr>
          <w:t xml:space="preserve">o personal information that is not absolutely necessary </w:t>
        </w:r>
      </w:ins>
      <w:ins w:id="1864" w:author="Naomi Nash" w:date="2022-04-24T17:28:00Z">
        <w:r w:rsidR="001D03F2" w:rsidRPr="00145984">
          <w:rPr>
            <w:rFonts w:cstheme="minorHAnsi"/>
          </w:rPr>
          <w:t>will</w:t>
        </w:r>
      </w:ins>
      <w:ins w:id="1865" w:author="Naomi Nash" w:date="2022-04-24T16:28:00Z">
        <w:r w:rsidR="00AF2119" w:rsidRPr="00145984">
          <w:rPr>
            <w:rFonts w:cstheme="minorHAnsi"/>
          </w:rPr>
          <w:t xml:space="preserve"> be gathered</w:t>
        </w:r>
      </w:ins>
      <w:ins w:id="1866" w:author="Naomi Nash" w:date="2022-04-24T17:27:00Z">
        <w:r w:rsidR="008627AE" w:rsidRPr="00145984">
          <w:rPr>
            <w:rFonts w:cstheme="minorHAnsi"/>
          </w:rPr>
          <w:t>/stored</w:t>
        </w:r>
      </w:ins>
      <w:ins w:id="1867" w:author="Naomi Nash" w:date="2022-04-24T16:28:00Z">
        <w:r w:rsidR="00AF2119" w:rsidRPr="00145984">
          <w:rPr>
            <w:rFonts w:cstheme="minorHAnsi"/>
          </w:rPr>
          <w:t xml:space="preserve"> by the site and used for purposes other than necessary for the application</w:t>
        </w:r>
      </w:ins>
      <w:ins w:id="1868" w:author="Naomi Nash" w:date="2022-04-24T17:28:00Z">
        <w:r w:rsidR="001D03F2" w:rsidRPr="00145984">
          <w:rPr>
            <w:rFonts w:cstheme="minorHAnsi"/>
          </w:rPr>
          <w:t xml:space="preserve"> nor have the opportunity to be stolen by hackers</w:t>
        </w:r>
      </w:ins>
    </w:p>
    <w:p w14:paraId="5F80E91D" w14:textId="1898D32D" w:rsidR="00BA166B" w:rsidRPr="00145984" w:rsidRDefault="00BA166B">
      <w:pPr>
        <w:tabs>
          <w:tab w:val="left" w:pos="720"/>
        </w:tabs>
        <w:ind w:left="1440"/>
        <w:rPr>
          <w:ins w:id="1869" w:author="Naomi Nash" w:date="2022-04-22T22:06:00Z"/>
          <w:rFonts w:cstheme="minorHAnsi"/>
        </w:rPr>
        <w:pPrChange w:id="1870" w:author="Naomi Nash" w:date="2022-04-24T16:38:00Z">
          <w:pPr>
            <w:tabs>
              <w:tab w:val="left" w:pos="720"/>
            </w:tabs>
          </w:pPr>
        </w:pPrChange>
      </w:pPr>
      <w:ins w:id="1871" w:author="Naomi Nash" w:date="2022-04-22T22:06:00Z">
        <w:r w:rsidRPr="00145984">
          <w:rPr>
            <w:rFonts w:cstheme="minorHAnsi"/>
          </w:rPr>
          <w:t>2 –</w:t>
        </w:r>
      </w:ins>
      <w:ins w:id="1872" w:author="Naomi Nash" w:date="2022-04-24T16:29:00Z">
        <w:r w:rsidR="00AF2119" w:rsidRPr="00145984">
          <w:rPr>
            <w:rFonts w:cstheme="minorHAnsi"/>
          </w:rPr>
          <w:t xml:space="preserve"> </w:t>
        </w:r>
      </w:ins>
      <w:ins w:id="1873" w:author="Naomi Nash" w:date="2022-04-24T17:01:00Z">
        <w:r w:rsidR="00BF74B9" w:rsidRPr="00145984">
          <w:rPr>
            <w:rFonts w:cstheme="minorHAnsi"/>
          </w:rPr>
          <w:t>A</w:t>
        </w:r>
      </w:ins>
      <w:ins w:id="1874" w:author="Naomi Nash" w:date="2022-04-24T17:28:00Z">
        <w:r w:rsidR="001D03F2" w:rsidRPr="00145984">
          <w:rPr>
            <w:rFonts w:cstheme="minorHAnsi"/>
          </w:rPr>
          <w:t>s</w:t>
        </w:r>
      </w:ins>
      <w:ins w:id="1875" w:author="Naomi Nash" w:date="2022-04-24T16:37:00Z">
        <w:r w:rsidR="00A332C2" w:rsidRPr="00145984">
          <w:rPr>
            <w:rFonts w:cstheme="minorHAnsi"/>
          </w:rPr>
          <w:t xml:space="preserve"> </w:t>
        </w:r>
      </w:ins>
      <w:ins w:id="1876" w:author="Naomi Nash" w:date="2022-04-24T17:28:00Z">
        <w:r w:rsidR="001D03F2" w:rsidRPr="00145984">
          <w:rPr>
            <w:rFonts w:cstheme="minorHAnsi"/>
          </w:rPr>
          <w:t xml:space="preserve">a </w:t>
        </w:r>
      </w:ins>
      <w:ins w:id="1877" w:author="Naomi Nash" w:date="2022-04-24T16:37:00Z">
        <w:r w:rsidR="00A332C2" w:rsidRPr="00145984">
          <w:rPr>
            <w:rFonts w:cstheme="minorHAnsi"/>
          </w:rPr>
          <w:t>concerned parent</w:t>
        </w:r>
      </w:ins>
      <w:ins w:id="1878" w:author="Naomi Nash" w:date="2022-04-24T17:28:00Z">
        <w:r w:rsidR="001D03F2" w:rsidRPr="00145984">
          <w:rPr>
            <w:rFonts w:cstheme="minorHAnsi"/>
          </w:rPr>
          <w:t>, I</w:t>
        </w:r>
      </w:ins>
      <w:ins w:id="1879" w:author="Naomi Nash" w:date="2022-04-24T16:37:00Z">
        <w:r w:rsidR="00A332C2" w:rsidRPr="00145984">
          <w:rPr>
            <w:rFonts w:cstheme="minorHAnsi"/>
          </w:rPr>
          <w:t xml:space="preserve"> </w:t>
        </w:r>
        <w:r w:rsidR="00961AB1" w:rsidRPr="00145984">
          <w:rPr>
            <w:rFonts w:cstheme="minorHAnsi"/>
          </w:rPr>
          <w:t xml:space="preserve">request that the World Map portion of the application should have either an age limit or a feature that dictates </w:t>
        </w:r>
      </w:ins>
      <w:ins w:id="1880" w:author="Naomi Nash" w:date="2022-04-24T16:38:00Z">
        <w:r w:rsidR="00D1262E" w:rsidRPr="00145984">
          <w:rPr>
            <w:rFonts w:cstheme="minorHAnsi"/>
          </w:rPr>
          <w:t xml:space="preserve">what </w:t>
        </w:r>
      </w:ins>
      <w:ins w:id="1881" w:author="Naomi Nash" w:date="2022-05-01T20:24:00Z">
        <w:r w:rsidR="00184836" w:rsidRPr="00145984">
          <w:rPr>
            <w:rFonts w:cstheme="minorHAnsi"/>
          </w:rPr>
          <w:t>Outfit Cards</w:t>
        </w:r>
      </w:ins>
      <w:ins w:id="1882" w:author="Naomi Nash" w:date="2022-04-24T16:38:00Z">
        <w:r w:rsidR="00D1262E" w:rsidRPr="00145984">
          <w:rPr>
            <w:rFonts w:cstheme="minorHAnsi"/>
          </w:rPr>
          <w:t xml:space="preserve"> the user is allowed to see so that underage users do not see outfits that may be inappropriate for minors</w:t>
        </w:r>
      </w:ins>
    </w:p>
    <w:p w14:paraId="0D57FA5F" w14:textId="345960DB" w:rsidR="00BA166B" w:rsidRPr="00145984" w:rsidRDefault="00BA166B">
      <w:pPr>
        <w:tabs>
          <w:tab w:val="left" w:pos="720"/>
        </w:tabs>
        <w:ind w:left="1440"/>
        <w:rPr>
          <w:ins w:id="1883" w:author="Naomi Nash" w:date="2022-04-22T22:06:00Z"/>
          <w:rFonts w:cstheme="minorHAnsi"/>
        </w:rPr>
        <w:pPrChange w:id="1884" w:author="Naomi Nash" w:date="2022-04-24T16:59:00Z">
          <w:pPr>
            <w:tabs>
              <w:tab w:val="left" w:pos="720"/>
            </w:tabs>
          </w:pPr>
        </w:pPrChange>
      </w:pPr>
      <w:ins w:id="1885" w:author="Naomi Nash" w:date="2022-04-22T22:06:00Z">
        <w:r w:rsidRPr="00145984">
          <w:rPr>
            <w:rFonts w:cstheme="minorHAnsi"/>
          </w:rPr>
          <w:t>3 –</w:t>
        </w:r>
      </w:ins>
      <w:ins w:id="1886" w:author="Naomi Nash" w:date="2022-04-24T16:29:00Z">
        <w:r w:rsidR="00AF2119" w:rsidRPr="00145984">
          <w:rPr>
            <w:rFonts w:cstheme="minorHAnsi"/>
          </w:rPr>
          <w:t xml:space="preserve"> </w:t>
        </w:r>
      </w:ins>
      <w:ins w:id="1887" w:author="Naomi Nash" w:date="2022-04-24T17:29:00Z">
        <w:r w:rsidR="009A176D" w:rsidRPr="00145984">
          <w:rPr>
            <w:rFonts w:cstheme="minorHAnsi"/>
          </w:rPr>
          <w:t xml:space="preserve">As a </w:t>
        </w:r>
      </w:ins>
      <w:ins w:id="1888" w:author="Naomi Nash" w:date="2022-04-24T16:58:00Z">
        <w:r w:rsidR="003E5847" w:rsidRPr="00145984">
          <w:rPr>
            <w:rFonts w:cstheme="minorHAnsi"/>
          </w:rPr>
          <w:t xml:space="preserve">customer </w:t>
        </w:r>
        <w:r w:rsidR="003F1380" w:rsidRPr="00145984">
          <w:rPr>
            <w:rFonts w:cstheme="minorHAnsi"/>
          </w:rPr>
          <w:t xml:space="preserve">with a form of color blindness </w:t>
        </w:r>
      </w:ins>
      <w:ins w:id="1889" w:author="Naomi Nash" w:date="2022-04-24T17:29:00Z">
        <w:r w:rsidR="009A176D" w:rsidRPr="00145984">
          <w:rPr>
            <w:rFonts w:cstheme="minorHAnsi"/>
          </w:rPr>
          <w:t>I want</w:t>
        </w:r>
      </w:ins>
      <w:ins w:id="1890" w:author="Naomi Nash" w:date="2022-04-24T16:58:00Z">
        <w:r w:rsidR="003F1380" w:rsidRPr="00145984">
          <w:rPr>
            <w:rFonts w:cstheme="minorHAnsi"/>
          </w:rPr>
          <w:t xml:space="preserve"> the coloring of the website</w:t>
        </w:r>
      </w:ins>
      <w:ins w:id="1891" w:author="Naomi Nash" w:date="2022-04-24T16:59:00Z">
        <w:r w:rsidR="005D330A" w:rsidRPr="00145984">
          <w:rPr>
            <w:rFonts w:cstheme="minorHAnsi"/>
          </w:rPr>
          <w:t>, and overall functionalities,</w:t>
        </w:r>
      </w:ins>
      <w:ins w:id="1892" w:author="Naomi Nash" w:date="2022-04-24T16:58:00Z">
        <w:r w:rsidR="003F1380" w:rsidRPr="00145984">
          <w:rPr>
            <w:rFonts w:cstheme="minorHAnsi"/>
          </w:rPr>
          <w:t xml:space="preserve"> be catered to those who may have disabilities </w:t>
        </w:r>
        <w:r w:rsidR="00E54E46" w:rsidRPr="00145984">
          <w:rPr>
            <w:rFonts w:cstheme="minorHAnsi"/>
          </w:rPr>
          <w:t>so that the application c</w:t>
        </w:r>
      </w:ins>
      <w:ins w:id="1893" w:author="Naomi Nash" w:date="2022-04-24T16:59:00Z">
        <w:r w:rsidR="00E54E46" w:rsidRPr="00145984">
          <w:rPr>
            <w:rFonts w:cstheme="minorHAnsi"/>
          </w:rPr>
          <w:t>an be used by everyon</w:t>
        </w:r>
      </w:ins>
      <w:ins w:id="1894" w:author="Naomi Nash" w:date="2022-04-24T16:39:00Z">
        <w:r w:rsidR="00536C79" w:rsidRPr="00145984">
          <w:rPr>
            <w:rFonts w:cstheme="minorHAnsi"/>
          </w:rPr>
          <w:t>e</w:t>
        </w:r>
      </w:ins>
      <w:ins w:id="1895" w:author="Naomi Nash" w:date="2022-04-24T17:29:00Z">
        <w:r w:rsidR="009A176D" w:rsidRPr="00145984">
          <w:rPr>
            <w:rFonts w:cstheme="minorHAnsi"/>
          </w:rPr>
          <w:t xml:space="preserve"> and not be restricted so that only those who are disability free may use it</w:t>
        </w:r>
      </w:ins>
    </w:p>
    <w:p w14:paraId="17F3BE25" w14:textId="4AD08E91" w:rsidR="00BA166B" w:rsidRPr="00145984" w:rsidRDefault="00BA166B">
      <w:pPr>
        <w:tabs>
          <w:tab w:val="left" w:pos="720"/>
        </w:tabs>
        <w:ind w:left="1440"/>
        <w:rPr>
          <w:ins w:id="1896" w:author="Naomi Nash" w:date="2022-04-22T22:06:00Z"/>
          <w:rFonts w:cstheme="minorHAnsi"/>
        </w:rPr>
        <w:pPrChange w:id="1897" w:author="Naomi Nash" w:date="2022-04-24T17:00:00Z">
          <w:pPr>
            <w:tabs>
              <w:tab w:val="left" w:pos="720"/>
            </w:tabs>
          </w:pPr>
        </w:pPrChange>
      </w:pPr>
      <w:ins w:id="1898" w:author="Naomi Nash" w:date="2022-04-22T22:06:00Z">
        <w:r w:rsidRPr="00145984">
          <w:rPr>
            <w:rFonts w:cstheme="minorHAnsi"/>
          </w:rPr>
          <w:t>4 –</w:t>
        </w:r>
      </w:ins>
      <w:ins w:id="1899" w:author="Naomi Nash" w:date="2022-04-24T16:29:00Z">
        <w:r w:rsidR="00AF2119" w:rsidRPr="00145984">
          <w:rPr>
            <w:rFonts w:cstheme="minorHAnsi"/>
          </w:rPr>
          <w:t xml:space="preserve"> </w:t>
        </w:r>
      </w:ins>
      <w:ins w:id="1900" w:author="Naomi Nash" w:date="2022-04-24T17:01:00Z">
        <w:r w:rsidR="002E2B74" w:rsidRPr="00145984">
          <w:rPr>
            <w:rFonts w:cstheme="minorHAnsi"/>
          </w:rPr>
          <w:t>A</w:t>
        </w:r>
      </w:ins>
      <w:ins w:id="1901" w:author="Naomi Nash" w:date="2022-04-24T17:29:00Z">
        <w:r w:rsidR="009A176D" w:rsidRPr="00145984">
          <w:rPr>
            <w:rFonts w:cstheme="minorHAnsi"/>
          </w:rPr>
          <w:t>s a</w:t>
        </w:r>
      </w:ins>
      <w:ins w:id="1902" w:author="Naomi Nash" w:date="2022-04-24T17:01:00Z">
        <w:r w:rsidR="002E2B74" w:rsidRPr="00145984">
          <w:rPr>
            <w:rFonts w:cstheme="minorHAnsi"/>
          </w:rPr>
          <w:t xml:space="preserve"> certain</w:t>
        </w:r>
      </w:ins>
      <w:ins w:id="1903" w:author="Naomi Nash" w:date="2022-04-24T16:59:00Z">
        <w:r w:rsidR="005D330A" w:rsidRPr="00145984">
          <w:rPr>
            <w:rFonts w:cstheme="minorHAnsi"/>
          </w:rPr>
          <w:t xml:space="preserve"> customer with experience in using web</w:t>
        </w:r>
      </w:ins>
      <w:ins w:id="1904" w:author="Naomi Nash" w:date="2022-04-24T17:00:00Z">
        <w:r w:rsidR="005D330A" w:rsidRPr="00145984">
          <w:rPr>
            <w:rFonts w:cstheme="minorHAnsi"/>
          </w:rPr>
          <w:t xml:space="preserve">sites that </w:t>
        </w:r>
        <w:r w:rsidR="00BA3BD0" w:rsidRPr="00145984">
          <w:rPr>
            <w:rFonts w:cstheme="minorHAnsi"/>
          </w:rPr>
          <w:t>have hefty lag times due to too many users using the application at once</w:t>
        </w:r>
      </w:ins>
      <w:ins w:id="1905" w:author="Naomi Nash" w:date="2022-04-24T17:29:00Z">
        <w:r w:rsidR="00D9251B" w:rsidRPr="00145984">
          <w:rPr>
            <w:rFonts w:cstheme="minorHAnsi"/>
          </w:rPr>
          <w:t>, I want</w:t>
        </w:r>
      </w:ins>
      <w:ins w:id="1906" w:author="Naomi Nash" w:date="2022-04-24T17:00:00Z">
        <w:r w:rsidR="00BA3BD0" w:rsidRPr="00145984">
          <w:rPr>
            <w:rFonts w:cstheme="minorHAnsi"/>
          </w:rPr>
          <w:t xml:space="preserve"> the application</w:t>
        </w:r>
      </w:ins>
      <w:ins w:id="1907" w:author="Naomi Nash" w:date="2022-05-02T17:40:00Z">
        <w:r w:rsidR="00D5132B">
          <w:rPr>
            <w:rFonts w:cstheme="minorHAnsi"/>
          </w:rPr>
          <w:t xml:space="preserve"> to</w:t>
        </w:r>
      </w:ins>
      <w:ins w:id="1908" w:author="Naomi Nash" w:date="2022-04-24T17:00:00Z">
        <w:r w:rsidR="00BA3BD0" w:rsidRPr="00145984">
          <w:rPr>
            <w:rFonts w:cstheme="minorHAnsi"/>
          </w:rPr>
          <w:t xml:space="preserve"> have load balancing features to allow for traffic overflow </w:t>
        </w:r>
      </w:ins>
      <w:ins w:id="1909" w:author="Naomi Nash" w:date="2022-04-24T17:30:00Z">
        <w:r w:rsidR="00D9251B" w:rsidRPr="00145984">
          <w:rPr>
            <w:rFonts w:cstheme="minorHAnsi"/>
          </w:rPr>
          <w:t>so that I can</w:t>
        </w:r>
      </w:ins>
      <w:ins w:id="1910" w:author="Naomi Nash" w:date="2022-04-24T17:00:00Z">
        <w:r w:rsidR="00BA3BD0" w:rsidRPr="00145984">
          <w:rPr>
            <w:rFonts w:cstheme="minorHAnsi"/>
          </w:rPr>
          <w:t xml:space="preserve"> avoid down times and slowed loading times</w:t>
        </w:r>
      </w:ins>
      <w:ins w:id="1911" w:author="Naomi Nash" w:date="2022-04-24T17:30:00Z">
        <w:r w:rsidR="00D9251B" w:rsidRPr="00145984">
          <w:rPr>
            <w:rFonts w:cstheme="minorHAnsi"/>
          </w:rPr>
          <w:t xml:space="preserve"> when using the website</w:t>
        </w:r>
      </w:ins>
    </w:p>
    <w:p w14:paraId="4EFFBEC1" w14:textId="249C33B9" w:rsidR="00BA166B" w:rsidRPr="00145984" w:rsidRDefault="00BA166B">
      <w:pPr>
        <w:tabs>
          <w:tab w:val="left" w:pos="720"/>
        </w:tabs>
        <w:ind w:left="1440"/>
        <w:rPr>
          <w:ins w:id="1912" w:author="Naomi Nash" w:date="2022-04-22T22:08:00Z"/>
          <w:rFonts w:cstheme="minorHAnsi"/>
        </w:rPr>
        <w:pPrChange w:id="1913" w:author="Naomi Nash" w:date="2022-04-24T17:02:00Z">
          <w:pPr>
            <w:tabs>
              <w:tab w:val="left" w:pos="720"/>
            </w:tabs>
          </w:pPr>
        </w:pPrChange>
      </w:pPr>
      <w:commentRangeStart w:id="1914"/>
      <w:ins w:id="1915" w:author="Naomi Nash" w:date="2022-04-22T22:06:00Z">
        <w:r w:rsidRPr="00145984">
          <w:rPr>
            <w:rFonts w:cstheme="minorHAnsi"/>
          </w:rPr>
          <w:t>5</w:t>
        </w:r>
      </w:ins>
      <w:commentRangeEnd w:id="1914"/>
      <w:ins w:id="1916" w:author="Naomi Nash" w:date="2022-04-24T17:34:00Z">
        <w:r w:rsidR="00AB3293" w:rsidRPr="00145984">
          <w:rPr>
            <w:rStyle w:val="CommentReference"/>
            <w:rFonts w:cstheme="minorHAnsi"/>
          </w:rPr>
          <w:commentReference w:id="1914"/>
        </w:r>
      </w:ins>
      <w:ins w:id="1917" w:author="Naomi Nash" w:date="2022-04-22T22:06:00Z">
        <w:r w:rsidRPr="00145984">
          <w:rPr>
            <w:rFonts w:cstheme="minorHAnsi"/>
          </w:rPr>
          <w:t xml:space="preserve"> –</w:t>
        </w:r>
      </w:ins>
      <w:ins w:id="1918" w:author="Naomi Nash" w:date="2022-04-24T17:30:00Z">
        <w:r w:rsidR="00D9251B" w:rsidRPr="00145984">
          <w:rPr>
            <w:rFonts w:cstheme="minorHAnsi"/>
          </w:rPr>
          <w:t xml:space="preserve"> As a</w:t>
        </w:r>
        <w:r w:rsidR="00712EC4" w:rsidRPr="00145984">
          <w:rPr>
            <w:rFonts w:cstheme="minorHAnsi"/>
          </w:rPr>
          <w:t xml:space="preserve">n avid </w:t>
        </w:r>
      </w:ins>
      <w:ins w:id="1919" w:author="Naomi Nash" w:date="2022-05-02T17:40:00Z">
        <w:r w:rsidR="001554A5">
          <w:rPr>
            <w:rFonts w:cstheme="minorHAnsi"/>
          </w:rPr>
          <w:t xml:space="preserve">user </w:t>
        </w:r>
      </w:ins>
      <w:ins w:id="1920" w:author="Naomi Nash" w:date="2022-04-24T17:30:00Z">
        <w:r w:rsidR="00712EC4" w:rsidRPr="00145984">
          <w:rPr>
            <w:rFonts w:cstheme="minorHAnsi"/>
          </w:rPr>
          <w:t>of online application</w:t>
        </w:r>
      </w:ins>
      <w:ins w:id="1921" w:author="Naomi Nash" w:date="2022-05-02T17:40:00Z">
        <w:r w:rsidR="001554A5">
          <w:rPr>
            <w:rFonts w:cstheme="minorHAnsi"/>
          </w:rPr>
          <w:t>s</w:t>
        </w:r>
      </w:ins>
      <w:ins w:id="1922" w:author="Naomi Nash" w:date="2022-04-24T17:30:00Z">
        <w:r w:rsidR="00712EC4" w:rsidRPr="00145984">
          <w:rPr>
            <w:rFonts w:cstheme="minorHAnsi"/>
          </w:rPr>
          <w:t xml:space="preserve"> and</w:t>
        </w:r>
      </w:ins>
      <w:ins w:id="1923" w:author="Naomi Nash" w:date="2022-04-24T17:01:00Z">
        <w:r w:rsidR="002E2B74" w:rsidRPr="00145984">
          <w:rPr>
            <w:rFonts w:cstheme="minorHAnsi"/>
          </w:rPr>
          <w:t xml:space="preserve"> annoyed with the </w:t>
        </w:r>
      </w:ins>
      <w:ins w:id="1924" w:author="Naomi Nash" w:date="2022-04-24T17:02:00Z">
        <w:r w:rsidR="002E2B74" w:rsidRPr="00145984">
          <w:rPr>
            <w:rFonts w:cstheme="minorHAnsi"/>
          </w:rPr>
          <w:t>overflow of ads th</w:t>
        </w:r>
      </w:ins>
      <w:ins w:id="1925" w:author="Naomi Nash" w:date="2022-04-24T17:30:00Z">
        <w:r w:rsidR="00712EC4" w:rsidRPr="00145984">
          <w:rPr>
            <w:rFonts w:cstheme="minorHAnsi"/>
          </w:rPr>
          <w:t>at I</w:t>
        </w:r>
      </w:ins>
      <w:ins w:id="1926" w:author="Naomi Nash" w:date="2022-04-24T17:02:00Z">
        <w:r w:rsidR="002E2B74" w:rsidRPr="00145984">
          <w:rPr>
            <w:rFonts w:cstheme="minorHAnsi"/>
          </w:rPr>
          <w:t xml:space="preserve"> have seen on other </w:t>
        </w:r>
        <w:r w:rsidR="00D952AA" w:rsidRPr="00145984">
          <w:rPr>
            <w:rFonts w:cstheme="minorHAnsi"/>
          </w:rPr>
          <w:t>applications</w:t>
        </w:r>
      </w:ins>
      <w:ins w:id="1927" w:author="Naomi Nash" w:date="2022-04-24T17:22:00Z">
        <w:r w:rsidR="004A720F" w:rsidRPr="00145984">
          <w:rPr>
            <w:rFonts w:cstheme="minorHAnsi"/>
          </w:rPr>
          <w:t>,</w:t>
        </w:r>
      </w:ins>
      <w:ins w:id="1928" w:author="Naomi Nash" w:date="2022-04-24T17:02:00Z">
        <w:r w:rsidR="00D952AA" w:rsidRPr="00145984">
          <w:rPr>
            <w:rFonts w:cstheme="minorHAnsi"/>
          </w:rPr>
          <w:t xml:space="preserve"> </w:t>
        </w:r>
      </w:ins>
      <w:ins w:id="1929" w:author="Naomi Nash" w:date="2022-04-24T17:31:00Z">
        <w:r w:rsidR="00712EC4" w:rsidRPr="00145984">
          <w:rPr>
            <w:rFonts w:cstheme="minorHAnsi"/>
          </w:rPr>
          <w:t>I want</w:t>
        </w:r>
      </w:ins>
      <w:ins w:id="1930" w:author="Naomi Nash" w:date="2022-04-24T17:02:00Z">
        <w:r w:rsidR="00D952AA" w:rsidRPr="00145984">
          <w:rPr>
            <w:rFonts w:cstheme="minorHAnsi"/>
          </w:rPr>
          <w:t xml:space="preserve">, while the website can have ads to generate revenue, that there not be ads that overtake the </w:t>
        </w:r>
      </w:ins>
      <w:ins w:id="1931" w:author="Naomi Nash" w:date="2022-04-24T17:31:00Z">
        <w:r w:rsidR="00DB709C" w:rsidRPr="00145984">
          <w:rPr>
            <w:rFonts w:cstheme="minorHAnsi"/>
          </w:rPr>
          <w:t>my</w:t>
        </w:r>
      </w:ins>
      <w:ins w:id="1932" w:author="Naomi Nash" w:date="2022-04-24T17:02:00Z">
        <w:r w:rsidR="00D952AA" w:rsidRPr="00145984">
          <w:rPr>
            <w:rFonts w:cstheme="minorHAnsi"/>
          </w:rPr>
          <w:t xml:space="preserve"> view of the application and are place</w:t>
        </w:r>
      </w:ins>
      <w:ins w:id="1933" w:author="Naomi Nash" w:date="2022-05-02T17:40:00Z">
        <w:r w:rsidR="00F01E96">
          <w:rPr>
            <w:rFonts w:cstheme="minorHAnsi"/>
          </w:rPr>
          <w:t>d</w:t>
        </w:r>
      </w:ins>
      <w:ins w:id="1934" w:author="Naomi Nash" w:date="2022-04-24T17:02:00Z">
        <w:r w:rsidR="00D952AA" w:rsidRPr="00145984">
          <w:rPr>
            <w:rFonts w:cstheme="minorHAnsi"/>
          </w:rPr>
          <w:t xml:space="preserve"> in hindering places</w:t>
        </w:r>
      </w:ins>
      <w:ins w:id="1935" w:author="Naomi Nash" w:date="2022-04-24T17:00:00Z">
        <w:r w:rsidR="00BA3BD0" w:rsidRPr="00145984">
          <w:rPr>
            <w:rFonts w:cstheme="minorHAnsi"/>
          </w:rPr>
          <w:t xml:space="preserve"> </w:t>
        </w:r>
      </w:ins>
      <w:ins w:id="1936" w:author="Naomi Nash" w:date="2022-04-24T17:31:00Z">
        <w:r w:rsidR="00DB709C" w:rsidRPr="00145984">
          <w:rPr>
            <w:rFonts w:cstheme="minorHAnsi"/>
          </w:rPr>
          <w:t xml:space="preserve">so that I can use the application relatively care free without having to close out ads or look for ad blockers </w:t>
        </w:r>
        <w:r w:rsidR="00C528FC" w:rsidRPr="00145984">
          <w:rPr>
            <w:rFonts w:cstheme="minorHAnsi"/>
          </w:rPr>
          <w:t>every time I sign o</w:t>
        </w:r>
      </w:ins>
      <w:ins w:id="1937" w:author="Naomi Nash" w:date="2022-04-24T17:32:00Z">
        <w:r w:rsidR="00C528FC" w:rsidRPr="00145984">
          <w:rPr>
            <w:rFonts w:cstheme="minorHAnsi"/>
          </w:rPr>
          <w:t>n</w:t>
        </w:r>
      </w:ins>
    </w:p>
    <w:p w14:paraId="751D784C" w14:textId="056DF124" w:rsidR="00D330DA" w:rsidRPr="00145984" w:rsidRDefault="00D330DA" w:rsidP="007E3E1C">
      <w:pPr>
        <w:tabs>
          <w:tab w:val="left" w:pos="720"/>
        </w:tabs>
        <w:rPr>
          <w:ins w:id="1938" w:author="Naomi Nash" w:date="2022-04-22T22:08:00Z"/>
          <w:rFonts w:cstheme="minorHAnsi"/>
        </w:rPr>
      </w:pPr>
      <w:ins w:id="1939" w:author="Naomi Nash" w:date="2022-04-22T22:08:00Z">
        <w:r w:rsidRPr="00145984">
          <w:rPr>
            <w:rFonts w:cstheme="minorHAnsi"/>
          </w:rPr>
          <w:tab/>
          <w:t>2.2.</w:t>
        </w:r>
      </w:ins>
      <w:ins w:id="1940" w:author="Naomi Nash" w:date="2022-04-28T16:37:00Z">
        <w:r w:rsidR="00E0418F" w:rsidRPr="00145984">
          <w:rPr>
            <w:rFonts w:cstheme="minorHAnsi"/>
          </w:rPr>
          <w:t>4</w:t>
        </w:r>
      </w:ins>
      <w:ins w:id="1941" w:author="Naomi Nash" w:date="2022-04-22T22:08:00Z">
        <w:r w:rsidRPr="00145984">
          <w:rPr>
            <w:rFonts w:cstheme="minorHAnsi"/>
          </w:rPr>
          <w:t xml:space="preserve"> Stakeholder Requirements</w:t>
        </w:r>
      </w:ins>
    </w:p>
    <w:p w14:paraId="0DCF4DB6" w14:textId="5BB06686" w:rsidR="0057325B" w:rsidRPr="00145984" w:rsidRDefault="005111D6">
      <w:pPr>
        <w:tabs>
          <w:tab w:val="left" w:pos="720"/>
        </w:tabs>
        <w:ind w:left="1440"/>
        <w:rPr>
          <w:ins w:id="1942" w:author="Naomi Nash" w:date="2022-04-22T22:08:00Z"/>
          <w:rFonts w:cstheme="minorHAnsi"/>
        </w:rPr>
        <w:pPrChange w:id="1943" w:author="Naomi Nash" w:date="2022-04-24T16:30:00Z">
          <w:pPr>
            <w:tabs>
              <w:tab w:val="left" w:pos="720"/>
            </w:tabs>
          </w:pPr>
        </w:pPrChange>
      </w:pPr>
      <w:ins w:id="1944" w:author="Naomi Nash" w:date="2022-04-22T22:08:00Z">
        <w:r w:rsidRPr="00145984">
          <w:rPr>
            <w:rFonts w:cstheme="minorHAnsi"/>
          </w:rPr>
          <w:t>1 –</w:t>
        </w:r>
      </w:ins>
      <w:ins w:id="1945" w:author="Naomi Nash" w:date="2022-04-24T16:29:00Z">
        <w:r w:rsidR="00AF2119" w:rsidRPr="00145984">
          <w:rPr>
            <w:rFonts w:cstheme="minorHAnsi"/>
          </w:rPr>
          <w:t xml:space="preserve"> </w:t>
        </w:r>
      </w:ins>
      <w:ins w:id="1946" w:author="Naomi Nash" w:date="2022-04-24T16:30:00Z">
        <w:r w:rsidR="00CE6667" w:rsidRPr="00145984">
          <w:rPr>
            <w:rFonts w:cstheme="minorHAnsi"/>
          </w:rPr>
          <w:t>One stakeholder from a large clothing brand</w:t>
        </w:r>
      </w:ins>
      <w:ins w:id="1947" w:author="Naomi Nash" w:date="2022-04-24T16:36:00Z">
        <w:r w:rsidR="006C7D94" w:rsidRPr="00145984">
          <w:rPr>
            <w:rFonts w:cstheme="minorHAnsi"/>
          </w:rPr>
          <w:t xml:space="preserve"> </w:t>
        </w:r>
      </w:ins>
      <w:ins w:id="1948" w:author="Naomi Nash" w:date="2022-04-24T16:30:00Z">
        <w:r w:rsidR="005777DB" w:rsidRPr="00145984">
          <w:rPr>
            <w:rFonts w:cstheme="minorHAnsi"/>
          </w:rPr>
          <w:t>explained that the “Drip Finder” Cloud Vision API should direct users that are looking for a specific item from a clothing br</w:t>
        </w:r>
      </w:ins>
      <w:ins w:id="1949" w:author="Naomi Nash" w:date="2022-04-24T16:31:00Z">
        <w:r w:rsidR="005777DB" w:rsidRPr="00145984">
          <w:rPr>
            <w:rFonts w:cstheme="minorHAnsi"/>
          </w:rPr>
          <w:t>and to that clothing brand’s site and not a smaller entity trying to resell their items for less</w:t>
        </w:r>
      </w:ins>
      <w:ins w:id="1950" w:author="Naomi Nash" w:date="2022-04-24T16:30:00Z">
        <w:r w:rsidR="005777DB" w:rsidRPr="00145984">
          <w:rPr>
            <w:rFonts w:cstheme="minorHAnsi"/>
          </w:rPr>
          <w:t xml:space="preserve"> </w:t>
        </w:r>
      </w:ins>
    </w:p>
    <w:p w14:paraId="1F614318" w14:textId="0B1BA550" w:rsidR="005111D6" w:rsidRPr="00145984" w:rsidRDefault="005111D6">
      <w:pPr>
        <w:tabs>
          <w:tab w:val="left" w:pos="720"/>
        </w:tabs>
        <w:ind w:left="1440"/>
        <w:rPr>
          <w:ins w:id="1951" w:author="Naomi Nash" w:date="2022-04-22T22:08:00Z"/>
          <w:rFonts w:cstheme="minorHAnsi"/>
        </w:rPr>
        <w:pPrChange w:id="1952" w:author="Naomi Nash" w:date="2022-04-24T17:08:00Z">
          <w:pPr>
            <w:tabs>
              <w:tab w:val="left" w:pos="720"/>
            </w:tabs>
          </w:pPr>
        </w:pPrChange>
      </w:pPr>
      <w:ins w:id="1953" w:author="Naomi Nash" w:date="2022-04-22T22:08:00Z">
        <w:r w:rsidRPr="00145984">
          <w:rPr>
            <w:rFonts w:cstheme="minorHAnsi"/>
          </w:rPr>
          <w:t>2 –</w:t>
        </w:r>
      </w:ins>
      <w:ins w:id="1954" w:author="Naomi Nash" w:date="2022-04-24T16:29:00Z">
        <w:r w:rsidR="00AF2119" w:rsidRPr="00145984">
          <w:rPr>
            <w:rFonts w:cstheme="minorHAnsi"/>
          </w:rPr>
          <w:t xml:space="preserve"> </w:t>
        </w:r>
      </w:ins>
      <w:ins w:id="1955" w:author="Naomi Nash" w:date="2022-04-24T17:03:00Z">
        <w:r w:rsidR="00AA1347" w:rsidRPr="00145984">
          <w:rPr>
            <w:rFonts w:cstheme="minorHAnsi"/>
          </w:rPr>
          <w:t>Another c</w:t>
        </w:r>
      </w:ins>
      <w:ins w:id="1956" w:author="Naomi Nash" w:date="2022-04-24T16:43:00Z">
        <w:r w:rsidR="0019565E" w:rsidRPr="00145984">
          <w:rPr>
            <w:rFonts w:cstheme="minorHAnsi"/>
          </w:rPr>
          <w:t>lothing brand</w:t>
        </w:r>
      </w:ins>
      <w:ins w:id="1957" w:author="Naomi Nash" w:date="2022-04-24T17:03:00Z">
        <w:r w:rsidR="00AA1347" w:rsidRPr="00145984">
          <w:rPr>
            <w:rFonts w:cstheme="minorHAnsi"/>
          </w:rPr>
          <w:t xml:space="preserve"> stakeholder</w:t>
        </w:r>
      </w:ins>
      <w:ins w:id="1958" w:author="Naomi Nash" w:date="2022-04-24T16:43:00Z">
        <w:r w:rsidR="0019565E" w:rsidRPr="00145984">
          <w:rPr>
            <w:rFonts w:cstheme="minorHAnsi"/>
          </w:rPr>
          <w:t xml:space="preserve"> request</w:t>
        </w:r>
      </w:ins>
      <w:ins w:id="1959" w:author="Naomi Nash" w:date="2022-04-24T17:03:00Z">
        <w:r w:rsidR="00AA1347" w:rsidRPr="00145984">
          <w:rPr>
            <w:rFonts w:cstheme="minorHAnsi"/>
          </w:rPr>
          <w:t>ed that</w:t>
        </w:r>
      </w:ins>
      <w:ins w:id="1960" w:author="Naomi Nash" w:date="2022-04-24T16:43:00Z">
        <w:r w:rsidR="0019565E" w:rsidRPr="00145984">
          <w:rPr>
            <w:rFonts w:cstheme="minorHAnsi"/>
          </w:rPr>
          <w:t xml:space="preserve"> clothing ads </w:t>
        </w:r>
      </w:ins>
      <w:ins w:id="1961" w:author="Naomi Nash" w:date="2022-04-24T17:08:00Z">
        <w:r w:rsidR="00F7418B" w:rsidRPr="00145984">
          <w:rPr>
            <w:rFonts w:cstheme="minorHAnsi"/>
          </w:rPr>
          <w:t>from their business should be</w:t>
        </w:r>
      </w:ins>
      <w:ins w:id="1962" w:author="Naomi Nash" w:date="2022-04-24T16:43:00Z">
        <w:r w:rsidR="0019565E" w:rsidRPr="00145984">
          <w:rPr>
            <w:rFonts w:cstheme="minorHAnsi"/>
          </w:rPr>
          <w:t xml:space="preserve"> shown on </w:t>
        </w:r>
      </w:ins>
      <w:ins w:id="1963" w:author="Naomi Nash" w:date="2022-04-24T17:08:00Z">
        <w:r w:rsidR="00F7418B" w:rsidRPr="00145984">
          <w:rPr>
            <w:rFonts w:cstheme="minorHAnsi"/>
          </w:rPr>
          <w:t>the website</w:t>
        </w:r>
      </w:ins>
      <w:ins w:id="1964" w:author="Naomi Nash" w:date="2022-04-24T17:09:00Z">
        <w:r w:rsidR="005A5F63" w:rsidRPr="00145984">
          <w:rPr>
            <w:rFonts w:cstheme="minorHAnsi"/>
          </w:rPr>
          <w:t xml:space="preserve"> over other products that do not have to do with clothing or the fashion industry</w:t>
        </w:r>
      </w:ins>
    </w:p>
    <w:p w14:paraId="0CA011C3" w14:textId="26EF3A05" w:rsidR="005111D6" w:rsidRPr="00145984" w:rsidRDefault="005111D6">
      <w:pPr>
        <w:tabs>
          <w:tab w:val="left" w:pos="720"/>
        </w:tabs>
        <w:ind w:left="1440"/>
        <w:rPr>
          <w:ins w:id="1965" w:author="Naomi Nash" w:date="2022-04-22T22:08:00Z"/>
          <w:rFonts w:cstheme="minorHAnsi"/>
        </w:rPr>
        <w:pPrChange w:id="1966" w:author="Naomi Nash" w:date="2022-04-24T16:56:00Z">
          <w:pPr>
            <w:tabs>
              <w:tab w:val="left" w:pos="720"/>
            </w:tabs>
          </w:pPr>
        </w:pPrChange>
      </w:pPr>
      <w:ins w:id="1967" w:author="Naomi Nash" w:date="2022-04-22T22:08:00Z">
        <w:r w:rsidRPr="00145984">
          <w:rPr>
            <w:rFonts w:cstheme="minorHAnsi"/>
          </w:rPr>
          <w:lastRenderedPageBreak/>
          <w:t>3 –</w:t>
        </w:r>
      </w:ins>
      <w:ins w:id="1968" w:author="Naomi Nash" w:date="2022-04-24T16:29:00Z">
        <w:r w:rsidR="00AF2119" w:rsidRPr="00145984">
          <w:rPr>
            <w:rFonts w:cstheme="minorHAnsi"/>
          </w:rPr>
          <w:t xml:space="preserve"> </w:t>
        </w:r>
      </w:ins>
      <w:ins w:id="1969" w:author="Naomi Nash" w:date="2022-04-24T17:09:00Z">
        <w:r w:rsidR="005A5F63" w:rsidRPr="00145984">
          <w:rPr>
            <w:rFonts w:cstheme="minorHAnsi"/>
          </w:rPr>
          <w:t>One other stakeholder in the c</w:t>
        </w:r>
      </w:ins>
      <w:ins w:id="1970" w:author="Naomi Nash" w:date="2022-04-24T16:55:00Z">
        <w:r w:rsidR="00E378ED" w:rsidRPr="00145984">
          <w:rPr>
            <w:rFonts w:cstheme="minorHAnsi"/>
          </w:rPr>
          <w:t xml:space="preserve">lothing brand </w:t>
        </w:r>
      </w:ins>
      <w:ins w:id="1971" w:author="Naomi Nash" w:date="2022-04-24T17:09:00Z">
        <w:r w:rsidR="005A5F63" w:rsidRPr="00145984">
          <w:rPr>
            <w:rFonts w:cstheme="minorHAnsi"/>
          </w:rPr>
          <w:t xml:space="preserve">industry </w:t>
        </w:r>
      </w:ins>
      <w:ins w:id="1972" w:author="Naomi Nash" w:date="2022-04-24T16:55:00Z">
        <w:r w:rsidR="00E378ED" w:rsidRPr="00145984">
          <w:rPr>
            <w:rFonts w:cstheme="minorHAnsi"/>
          </w:rPr>
          <w:t>request</w:t>
        </w:r>
      </w:ins>
      <w:ins w:id="1973" w:author="Naomi Nash" w:date="2022-04-24T17:09:00Z">
        <w:r w:rsidR="005A5F63" w:rsidRPr="00145984">
          <w:rPr>
            <w:rFonts w:cstheme="minorHAnsi"/>
          </w:rPr>
          <w:t>ed</w:t>
        </w:r>
      </w:ins>
      <w:ins w:id="1974" w:author="Naomi Nash" w:date="2022-04-24T16:55:00Z">
        <w:r w:rsidR="00E378ED" w:rsidRPr="00145984">
          <w:rPr>
            <w:rFonts w:cstheme="minorHAnsi"/>
          </w:rPr>
          <w:t xml:space="preserve"> that the World Map Challenges should feature one specific brand </w:t>
        </w:r>
      </w:ins>
      <w:ins w:id="1975" w:author="Naomi Nash" w:date="2022-04-24T17:11:00Z">
        <w:r w:rsidR="00A722F3" w:rsidRPr="00145984">
          <w:rPr>
            <w:rFonts w:cstheme="minorHAnsi"/>
          </w:rPr>
          <w:t xml:space="preserve">for a single week per month </w:t>
        </w:r>
      </w:ins>
      <w:ins w:id="1976" w:author="Naomi Nash" w:date="2022-04-24T16:55:00Z">
        <w:r w:rsidR="00E378ED" w:rsidRPr="00145984">
          <w:rPr>
            <w:rFonts w:cstheme="minorHAnsi"/>
          </w:rPr>
          <w:t>to garner attention</w:t>
        </w:r>
      </w:ins>
      <w:ins w:id="1977" w:author="Naomi Nash" w:date="2022-04-24T17:11:00Z">
        <w:r w:rsidR="00A722F3" w:rsidRPr="00145984">
          <w:rPr>
            <w:rFonts w:cstheme="minorHAnsi"/>
          </w:rPr>
          <w:t xml:space="preserve"> to that brand from the users on the application</w:t>
        </w:r>
      </w:ins>
    </w:p>
    <w:p w14:paraId="74F46E89" w14:textId="623C520A" w:rsidR="005111D6" w:rsidRPr="00145984" w:rsidRDefault="005111D6">
      <w:pPr>
        <w:tabs>
          <w:tab w:val="left" w:pos="720"/>
        </w:tabs>
        <w:ind w:left="1440"/>
        <w:rPr>
          <w:ins w:id="1978" w:author="Naomi Nash" w:date="2022-04-22T22:08:00Z"/>
          <w:rFonts w:cstheme="minorHAnsi"/>
        </w:rPr>
        <w:pPrChange w:id="1979" w:author="Naomi Nash" w:date="2022-04-24T17:20:00Z">
          <w:pPr>
            <w:tabs>
              <w:tab w:val="left" w:pos="720"/>
            </w:tabs>
          </w:pPr>
        </w:pPrChange>
      </w:pPr>
      <w:ins w:id="1980" w:author="Naomi Nash" w:date="2022-04-22T22:08:00Z">
        <w:r w:rsidRPr="00145984">
          <w:rPr>
            <w:rFonts w:cstheme="minorHAnsi"/>
          </w:rPr>
          <w:t>4 –</w:t>
        </w:r>
      </w:ins>
      <w:ins w:id="1981" w:author="Naomi Nash" w:date="2022-04-24T17:19:00Z">
        <w:r w:rsidR="00B87519" w:rsidRPr="00145984">
          <w:rPr>
            <w:rFonts w:cstheme="minorHAnsi"/>
          </w:rPr>
          <w:t xml:space="preserve"> A particular stakeholder requested that there be assurances put in place to ensure that the website does not go down so that their </w:t>
        </w:r>
        <w:r w:rsidR="00104B0B" w:rsidRPr="00145984">
          <w:rPr>
            <w:rFonts w:cstheme="minorHAnsi"/>
          </w:rPr>
          <w:t xml:space="preserve">specific ads that are featured on the application </w:t>
        </w:r>
      </w:ins>
      <w:ins w:id="1982" w:author="Naomi Nash" w:date="2022-04-24T17:20:00Z">
        <w:r w:rsidR="00104B0B" w:rsidRPr="00145984">
          <w:rPr>
            <w:rFonts w:cstheme="minorHAnsi"/>
          </w:rPr>
          <w:t>do not lose exposure</w:t>
        </w:r>
      </w:ins>
    </w:p>
    <w:p w14:paraId="057B666D" w14:textId="54A447E0" w:rsidR="005111D6" w:rsidRPr="00145984" w:rsidRDefault="005111D6">
      <w:pPr>
        <w:tabs>
          <w:tab w:val="left" w:pos="720"/>
        </w:tabs>
        <w:ind w:left="1440"/>
        <w:rPr>
          <w:ins w:id="1983" w:author="Naomi Nash" w:date="2022-04-22T22:08:00Z"/>
          <w:rFonts w:cstheme="minorHAnsi"/>
        </w:rPr>
        <w:pPrChange w:id="1984" w:author="Naomi Nash" w:date="2022-04-24T17:25:00Z">
          <w:pPr>
            <w:tabs>
              <w:tab w:val="left" w:pos="720"/>
            </w:tabs>
          </w:pPr>
        </w:pPrChange>
      </w:pPr>
      <w:ins w:id="1985" w:author="Naomi Nash" w:date="2022-04-22T22:08:00Z">
        <w:r w:rsidRPr="00145984">
          <w:rPr>
            <w:rFonts w:cstheme="minorHAnsi"/>
          </w:rPr>
          <w:t>5 –</w:t>
        </w:r>
      </w:ins>
      <w:ins w:id="1986" w:author="Naomi Nash" w:date="2022-04-24T16:29:00Z">
        <w:r w:rsidR="00AF2119" w:rsidRPr="00145984">
          <w:rPr>
            <w:rFonts w:cstheme="minorHAnsi"/>
          </w:rPr>
          <w:t xml:space="preserve"> </w:t>
        </w:r>
      </w:ins>
      <w:ins w:id="1987" w:author="Naomi Nash" w:date="2022-04-24T17:22:00Z">
        <w:r w:rsidR="004A720F" w:rsidRPr="00145984">
          <w:rPr>
            <w:rFonts w:cstheme="minorHAnsi"/>
          </w:rPr>
          <w:t xml:space="preserve">The last stakeholder requested that </w:t>
        </w:r>
      </w:ins>
      <w:ins w:id="1988" w:author="Naomi Nash" w:date="2022-04-24T17:24:00Z">
        <w:r w:rsidR="00C64C0B" w:rsidRPr="00145984">
          <w:rPr>
            <w:rFonts w:cstheme="minorHAnsi"/>
          </w:rPr>
          <w:t xml:space="preserve">uploads to the site should be monitored to allow for no disturbing or inappropriate content </w:t>
        </w:r>
        <w:r w:rsidR="000C54D8" w:rsidRPr="00145984">
          <w:rPr>
            <w:rFonts w:cstheme="minorHAnsi"/>
          </w:rPr>
          <w:t xml:space="preserve">that goes past application upload guidelines to be posted so that </w:t>
        </w:r>
      </w:ins>
      <w:ins w:id="1989" w:author="Naomi Nash" w:date="2022-04-24T17:25:00Z">
        <w:r w:rsidR="000C54D8" w:rsidRPr="00145984">
          <w:rPr>
            <w:rFonts w:cstheme="minorHAnsi"/>
          </w:rPr>
          <w:t>their brand or company does not receive backlash or a hit to their reputation for having a connection with the application</w:t>
        </w:r>
      </w:ins>
    </w:p>
    <w:p w14:paraId="50681A71" w14:textId="550491A9" w:rsidR="00E83B6D" w:rsidRPr="00145984" w:rsidDel="00BA166B" w:rsidRDefault="007E3E1C">
      <w:pPr>
        <w:tabs>
          <w:tab w:val="left" w:pos="720"/>
        </w:tabs>
        <w:rPr>
          <w:del w:id="1990" w:author="Naomi Nash" w:date="2022-04-22T22:06:00Z"/>
          <w:rFonts w:cstheme="minorHAnsi"/>
        </w:rPr>
        <w:pPrChange w:id="1991" w:author="Naomi Nash" w:date="2022-04-22T22:04:00Z">
          <w:pPr>
            <w:tabs>
              <w:tab w:val="left" w:pos="1395"/>
            </w:tabs>
            <w:ind w:left="1395"/>
          </w:pPr>
        </w:pPrChange>
      </w:pPr>
      <w:ins w:id="1992" w:author="Naomi Nash" w:date="2022-04-22T22:04:00Z">
        <w:r w:rsidRPr="00145984">
          <w:rPr>
            <w:rFonts w:cstheme="minorHAnsi"/>
          </w:rPr>
          <w:tab/>
        </w:r>
        <w:r w:rsidRPr="00145984">
          <w:rPr>
            <w:rFonts w:cstheme="minorHAnsi"/>
          </w:rPr>
          <w:tab/>
        </w:r>
      </w:ins>
    </w:p>
    <w:p w14:paraId="74F71E5A" w14:textId="47546BD0" w:rsidR="001315E1" w:rsidRPr="00145984" w:rsidRDefault="001315E1">
      <w:pPr>
        <w:tabs>
          <w:tab w:val="left" w:pos="720"/>
        </w:tabs>
        <w:rPr>
          <w:rFonts w:cstheme="minorHAnsi"/>
        </w:rPr>
        <w:pPrChange w:id="1993" w:author="Naomi Nash" w:date="2022-04-22T22:06:00Z">
          <w:pPr>
            <w:tabs>
              <w:tab w:val="left" w:pos="1395"/>
            </w:tabs>
          </w:pPr>
        </w:pPrChange>
      </w:pPr>
    </w:p>
    <w:p w14:paraId="0CB8F3FD" w14:textId="1E713B98" w:rsidR="001315E1" w:rsidRPr="00145984" w:rsidRDefault="001315E1" w:rsidP="00E61623">
      <w:pPr>
        <w:tabs>
          <w:tab w:val="left" w:pos="1395"/>
        </w:tabs>
        <w:rPr>
          <w:rFonts w:cstheme="minorHAnsi"/>
          <w:b/>
          <w:bCs/>
        </w:rPr>
      </w:pPr>
      <w:bookmarkStart w:id="1994" w:name="ProjectPlanSchedule"/>
      <w:commentRangeStart w:id="1995"/>
      <w:commentRangeStart w:id="1996"/>
      <w:r w:rsidRPr="00145984">
        <w:rPr>
          <w:rFonts w:cstheme="minorHAnsi"/>
          <w:b/>
          <w:bCs/>
        </w:rPr>
        <w:t xml:space="preserve">2.3 </w:t>
      </w:r>
      <w:r w:rsidR="0055012F" w:rsidRPr="00145984">
        <w:rPr>
          <w:rFonts w:cstheme="minorHAnsi"/>
          <w:b/>
          <w:bCs/>
        </w:rPr>
        <w:t>PROJECT PLAN SCHEDULE</w:t>
      </w:r>
      <w:commentRangeEnd w:id="1995"/>
      <w:r w:rsidRPr="00145984">
        <w:rPr>
          <w:rStyle w:val="CommentReference"/>
          <w:rFonts w:cstheme="minorHAnsi"/>
        </w:rPr>
        <w:commentReference w:id="1995"/>
      </w:r>
      <w:commentRangeEnd w:id="1996"/>
      <w:r w:rsidRPr="00145984">
        <w:rPr>
          <w:rStyle w:val="CommentReference"/>
          <w:rFonts w:cstheme="minorHAnsi"/>
        </w:rPr>
        <w:commentReference w:id="1996"/>
      </w:r>
    </w:p>
    <w:bookmarkEnd w:id="1994"/>
    <w:p w14:paraId="2AC65A9F" w14:textId="2FB152ED" w:rsidR="000D4E15" w:rsidRPr="00145984" w:rsidRDefault="000D4E15" w:rsidP="00C332D9">
      <w:pPr>
        <w:tabs>
          <w:tab w:val="left" w:pos="1395"/>
        </w:tabs>
        <w:ind w:firstLine="360"/>
        <w:rPr>
          <w:rFonts w:cstheme="minorHAnsi"/>
        </w:rPr>
        <w:pPrChange w:id="1997" w:author="Naomi Nash" w:date="2022-05-01T21:48:00Z">
          <w:pPr>
            <w:tabs>
              <w:tab w:val="left" w:pos="1395"/>
            </w:tabs>
          </w:pPr>
        </w:pPrChange>
      </w:pPr>
      <w:r w:rsidRPr="00145984">
        <w:rPr>
          <w:rFonts w:cstheme="minorHAnsi"/>
        </w:rPr>
        <w:t xml:space="preserve">Week 3 </w:t>
      </w:r>
      <w:del w:id="1998" w:author="Naomi Nash" w:date="2022-04-24T16:33:00Z">
        <w:r w:rsidRPr="00145984" w:rsidDel="003B703C">
          <w:rPr>
            <w:rFonts w:cstheme="minorHAnsi"/>
          </w:rPr>
          <w:delText>-</w:delText>
        </w:r>
      </w:del>
      <w:ins w:id="1999" w:author="Naomi Nash" w:date="2022-04-24T16:33:00Z">
        <w:r w:rsidR="003B703C" w:rsidRPr="00145984">
          <w:rPr>
            <w:rFonts w:cstheme="minorHAnsi"/>
          </w:rPr>
          <w:t>–</w:t>
        </w:r>
      </w:ins>
      <w:r w:rsidRPr="00145984">
        <w:rPr>
          <w:rFonts w:cstheme="minorHAnsi"/>
        </w:rPr>
        <w:t xml:space="preserve"> Getting feedback from peers concerning project and making necessary changes</w:t>
      </w:r>
    </w:p>
    <w:p w14:paraId="71DAA9E6" w14:textId="41BAB491" w:rsidR="000D4E15" w:rsidRPr="00145984" w:rsidRDefault="0B63BD41" w:rsidP="00C332D9">
      <w:pPr>
        <w:tabs>
          <w:tab w:val="left" w:pos="1395"/>
        </w:tabs>
        <w:ind w:firstLine="360"/>
        <w:rPr>
          <w:rFonts w:cstheme="minorHAnsi"/>
        </w:rPr>
        <w:pPrChange w:id="2000" w:author="Naomi Nash" w:date="2022-05-01T21:48:00Z">
          <w:pPr>
            <w:tabs>
              <w:tab w:val="left" w:pos="1395"/>
            </w:tabs>
          </w:pPr>
        </w:pPrChange>
      </w:pPr>
      <w:r w:rsidRPr="00145984">
        <w:rPr>
          <w:rFonts w:cstheme="minorHAnsi"/>
        </w:rPr>
        <w:t>Week 4</w:t>
      </w:r>
      <w:del w:id="2001" w:author="Daria Pacheco" w:date="2022-04-19T03:37:00Z">
        <w:r w:rsidR="000D4E15" w:rsidRPr="00145984" w:rsidDel="0B63BD41">
          <w:rPr>
            <w:rFonts w:cstheme="minorHAnsi"/>
          </w:rPr>
          <w:delText xml:space="preserve"> </w:delText>
        </w:r>
        <w:r w:rsidR="000D4E15" w:rsidRPr="00145984" w:rsidDel="5C3CB31F">
          <w:rPr>
            <w:rFonts w:cstheme="minorHAnsi"/>
          </w:rPr>
          <w:delText xml:space="preserve">- </w:delText>
        </w:r>
      </w:del>
      <w:ins w:id="2002" w:author="Daria Pacheco" w:date="2022-04-19T03:37:00Z">
        <w:r w:rsidR="5C3CB31F" w:rsidRPr="00145984">
          <w:rPr>
            <w:rFonts w:cstheme="minorHAnsi"/>
          </w:rPr>
          <w:t xml:space="preserve"> – Revise project and </w:t>
        </w:r>
      </w:ins>
      <w:ins w:id="2003" w:author="Daria Pacheco" w:date="2022-04-19T03:38:00Z">
        <w:r w:rsidR="5C3CB31F" w:rsidRPr="00145984">
          <w:rPr>
            <w:rFonts w:cstheme="minorHAnsi"/>
          </w:rPr>
          <w:t>work on coding</w:t>
        </w:r>
      </w:ins>
    </w:p>
    <w:p w14:paraId="7BCD7D70" w14:textId="68CAC589" w:rsidR="001315E1" w:rsidRPr="00145984" w:rsidRDefault="79363F7E" w:rsidP="00C332D9">
      <w:pPr>
        <w:tabs>
          <w:tab w:val="left" w:pos="1395"/>
        </w:tabs>
        <w:ind w:firstLine="360"/>
        <w:rPr>
          <w:rFonts w:cstheme="minorHAnsi"/>
        </w:rPr>
        <w:pPrChange w:id="2004" w:author="Naomi Nash" w:date="2022-05-01T21:48:00Z">
          <w:pPr>
            <w:tabs>
              <w:tab w:val="left" w:pos="1395"/>
            </w:tabs>
          </w:pPr>
        </w:pPrChange>
      </w:pPr>
      <w:r w:rsidRPr="00145984">
        <w:rPr>
          <w:rFonts w:cstheme="minorHAnsi"/>
        </w:rPr>
        <w:t xml:space="preserve">Week </w:t>
      </w:r>
      <w:r w:rsidR="0D6CC122" w:rsidRPr="00145984">
        <w:rPr>
          <w:rFonts w:cstheme="minorHAnsi"/>
        </w:rPr>
        <w:t xml:space="preserve">5 </w:t>
      </w:r>
      <w:r w:rsidR="6C148CDD" w:rsidRPr="00145984">
        <w:rPr>
          <w:rFonts w:cstheme="minorHAnsi"/>
        </w:rPr>
        <w:t>–</w:t>
      </w:r>
      <w:r w:rsidR="0D6CC122" w:rsidRPr="00145984">
        <w:rPr>
          <w:rFonts w:cstheme="minorHAnsi"/>
        </w:rPr>
        <w:t xml:space="preserve"> </w:t>
      </w:r>
      <w:ins w:id="2005" w:author="Daria Pacheco" w:date="2022-04-19T03:38:00Z">
        <w:r w:rsidR="0D6CC122" w:rsidRPr="00145984">
          <w:rPr>
            <w:rFonts w:cstheme="minorHAnsi"/>
          </w:rPr>
          <w:t>Create</w:t>
        </w:r>
        <w:del w:id="2006" w:author="Naomi Nash" w:date="2022-05-02T17:42:00Z">
          <w:r w:rsidR="0D6CC122" w:rsidRPr="00145984" w:rsidDel="00451698">
            <w:rPr>
              <w:rFonts w:cstheme="minorHAnsi"/>
            </w:rPr>
            <w:delText xml:space="preserve"> software</w:delText>
          </w:r>
        </w:del>
        <w:r w:rsidR="0D6CC122" w:rsidRPr="00145984">
          <w:rPr>
            <w:rFonts w:cstheme="minorHAnsi"/>
          </w:rPr>
          <w:t xml:space="preserve"> diagram</w:t>
        </w:r>
      </w:ins>
      <w:ins w:id="2007" w:author="Naomi Nash" w:date="2022-05-02T17:42:00Z">
        <w:r w:rsidR="00451698">
          <w:rPr>
            <w:rFonts w:cstheme="minorHAnsi"/>
          </w:rPr>
          <w:t>s</w:t>
        </w:r>
      </w:ins>
      <w:ins w:id="2008" w:author="Daria Pacheco" w:date="2022-04-19T03:38:00Z">
        <w:r w:rsidR="0D6CC122" w:rsidRPr="00145984">
          <w:rPr>
            <w:rFonts w:cstheme="minorHAnsi"/>
          </w:rPr>
          <w:t xml:space="preserve"> and get feedback from peers</w:t>
        </w:r>
      </w:ins>
    </w:p>
    <w:p w14:paraId="5213CA43" w14:textId="45E68E94" w:rsidR="00C004F6" w:rsidRPr="00145984" w:rsidRDefault="6C148CDD" w:rsidP="00C332D9">
      <w:pPr>
        <w:tabs>
          <w:tab w:val="left" w:pos="1395"/>
        </w:tabs>
        <w:ind w:firstLine="360"/>
        <w:rPr>
          <w:rFonts w:cstheme="minorHAnsi"/>
        </w:rPr>
        <w:pPrChange w:id="2009" w:author="Naomi Nash" w:date="2022-05-01T21:48:00Z">
          <w:pPr>
            <w:tabs>
              <w:tab w:val="left" w:pos="1395"/>
            </w:tabs>
          </w:pPr>
        </w:pPrChange>
      </w:pPr>
      <w:r w:rsidRPr="00145984">
        <w:rPr>
          <w:rFonts w:cstheme="minorHAnsi"/>
        </w:rPr>
        <w:t xml:space="preserve">Week 6 </w:t>
      </w:r>
      <w:r w:rsidR="0B63BD41" w:rsidRPr="00145984">
        <w:rPr>
          <w:rFonts w:cstheme="minorHAnsi"/>
        </w:rPr>
        <w:t>–</w:t>
      </w:r>
      <w:r w:rsidRPr="00145984">
        <w:rPr>
          <w:rFonts w:cstheme="minorHAnsi"/>
        </w:rPr>
        <w:t xml:space="preserve"> </w:t>
      </w:r>
      <w:ins w:id="2010" w:author="Naomi Nash" w:date="2022-05-01T17:40:00Z">
        <w:r w:rsidR="001B2DB6" w:rsidRPr="00145984">
          <w:rPr>
            <w:rFonts w:cstheme="minorHAnsi"/>
          </w:rPr>
          <w:t>R</w:t>
        </w:r>
      </w:ins>
      <w:ins w:id="2011" w:author="Daria Pacheco" w:date="2022-04-19T03:39:00Z">
        <w:del w:id="2012" w:author="Naomi Nash" w:date="2022-05-01T17:40:00Z">
          <w:r w:rsidRPr="00145984" w:rsidDel="001B2DB6">
            <w:rPr>
              <w:rFonts w:cstheme="minorHAnsi"/>
            </w:rPr>
            <w:delText>r</w:delText>
          </w:r>
        </w:del>
        <w:r w:rsidRPr="00145984">
          <w:rPr>
            <w:rFonts w:cstheme="minorHAnsi"/>
          </w:rPr>
          <w:t>evise code based on feedback</w:t>
        </w:r>
      </w:ins>
    </w:p>
    <w:p w14:paraId="1BDC76DD" w14:textId="32D9CF19" w:rsidR="000D4E15" w:rsidRPr="00145984" w:rsidDel="006659F5" w:rsidRDefault="0B63BD41" w:rsidP="00C332D9">
      <w:pPr>
        <w:tabs>
          <w:tab w:val="left" w:pos="1395"/>
        </w:tabs>
        <w:ind w:firstLine="360"/>
        <w:rPr>
          <w:del w:id="2013" w:author="Daria Pacheco" w:date="2022-04-19T03:39:00Z"/>
          <w:rFonts w:cstheme="minorHAnsi"/>
        </w:rPr>
        <w:pPrChange w:id="2014" w:author="Naomi Nash" w:date="2022-05-01T21:48:00Z">
          <w:pPr>
            <w:tabs>
              <w:tab w:val="left" w:pos="1395"/>
            </w:tabs>
            <w:ind w:left="720"/>
          </w:pPr>
        </w:pPrChange>
      </w:pPr>
      <w:r w:rsidRPr="00145984">
        <w:rPr>
          <w:rFonts w:cstheme="minorHAnsi"/>
        </w:rPr>
        <w:t xml:space="preserve">Week 7 – </w:t>
      </w:r>
      <w:ins w:id="2015" w:author="Daria Pacheco" w:date="2022-04-19T03:39:00Z">
        <w:r w:rsidRPr="00145984">
          <w:rPr>
            <w:rFonts w:cstheme="minorHAnsi"/>
          </w:rPr>
          <w:t>Get feedback for final draft</w:t>
        </w:r>
      </w:ins>
    </w:p>
    <w:p w14:paraId="2C9C9868" w14:textId="77777777" w:rsidR="006659F5" w:rsidRPr="00145984" w:rsidRDefault="006659F5" w:rsidP="00C332D9">
      <w:pPr>
        <w:tabs>
          <w:tab w:val="left" w:pos="1395"/>
        </w:tabs>
        <w:ind w:firstLine="360"/>
        <w:rPr>
          <w:ins w:id="2016" w:author="Naomi Nash" w:date="2022-04-19T10:10:00Z"/>
          <w:rFonts w:cstheme="minorHAnsi"/>
        </w:rPr>
        <w:pPrChange w:id="2017" w:author="Naomi Nash" w:date="2022-05-01T21:48:00Z">
          <w:pPr>
            <w:tabs>
              <w:tab w:val="left" w:pos="1395"/>
            </w:tabs>
          </w:pPr>
        </w:pPrChange>
      </w:pPr>
    </w:p>
    <w:p w14:paraId="3C8002A6" w14:textId="2F208AEF" w:rsidR="000D4E15" w:rsidRPr="00145984" w:rsidRDefault="000D4E15" w:rsidP="00E61623">
      <w:pPr>
        <w:tabs>
          <w:tab w:val="left" w:pos="1395"/>
        </w:tabs>
        <w:rPr>
          <w:del w:id="2018" w:author="Daria Pacheco" w:date="2022-04-19T03:39:00Z"/>
          <w:rFonts w:cstheme="minorHAnsi"/>
        </w:rPr>
      </w:pPr>
      <w:del w:id="2019" w:author="Daria Pacheco" w:date="2022-04-19T03:39:00Z">
        <w:r w:rsidRPr="00145984" w:rsidDel="000D4E15">
          <w:rPr>
            <w:rFonts w:cstheme="minorHAnsi"/>
          </w:rPr>
          <w:delText xml:space="preserve">Week 8 – </w:delText>
        </w:r>
      </w:del>
    </w:p>
    <w:p w14:paraId="0E7EC8FF" w14:textId="30F18DC5" w:rsidR="005C1890" w:rsidRPr="00145984" w:rsidRDefault="005C1890" w:rsidP="00E61623">
      <w:pPr>
        <w:tabs>
          <w:tab w:val="left" w:pos="1395"/>
        </w:tabs>
        <w:rPr>
          <w:rFonts w:cstheme="minorHAnsi"/>
        </w:rPr>
      </w:pPr>
    </w:p>
    <w:p w14:paraId="05BC3A6C" w14:textId="66FA730B" w:rsidR="00AF5F50" w:rsidRPr="00145984" w:rsidRDefault="005C1890" w:rsidP="00E61623">
      <w:pPr>
        <w:tabs>
          <w:tab w:val="left" w:pos="1395"/>
        </w:tabs>
        <w:rPr>
          <w:ins w:id="2020" w:author="Naomi Nash" w:date="2022-04-29T20:12:00Z"/>
          <w:rFonts w:cstheme="minorHAnsi"/>
          <w:b/>
        </w:rPr>
      </w:pPr>
      <w:commentRangeStart w:id="2021"/>
      <w:commentRangeStart w:id="2022"/>
      <w:ins w:id="2023" w:author="Naomi Nash" w:date="2022-04-29T20:12:00Z">
        <w:r w:rsidRPr="00145984">
          <w:rPr>
            <w:rFonts w:cstheme="minorHAnsi"/>
            <w:b/>
          </w:rPr>
          <w:t xml:space="preserve">2.4 </w:t>
        </w:r>
        <w:bookmarkStart w:id="2024" w:name="IndividualLearningPlans"/>
        <w:r w:rsidR="005523F7" w:rsidRPr="00145984">
          <w:rPr>
            <w:rFonts w:cstheme="minorHAnsi"/>
            <w:b/>
          </w:rPr>
          <w:t>INDIVIDUAL LEARNING PLANS</w:t>
        </w:r>
        <w:bookmarkEnd w:id="2024"/>
      </w:ins>
    </w:p>
    <w:p w14:paraId="040065B6" w14:textId="5D10866D" w:rsidR="005523F7" w:rsidRPr="00145984" w:rsidRDefault="005523F7" w:rsidP="00E61623">
      <w:pPr>
        <w:tabs>
          <w:tab w:val="left" w:pos="1395"/>
        </w:tabs>
        <w:rPr>
          <w:ins w:id="2025" w:author="Daria Pacheco" w:date="2022-04-29T21:26:00Z"/>
          <w:rFonts w:cstheme="minorHAnsi"/>
          <w:u w:val="single"/>
        </w:rPr>
      </w:pPr>
      <w:ins w:id="2026" w:author="Naomi Nash" w:date="2022-04-29T20:12:00Z">
        <w:r w:rsidRPr="00145984">
          <w:rPr>
            <w:rFonts w:cstheme="minorHAnsi"/>
            <w:bCs/>
            <w:u w:val="single"/>
            <w:rPrChange w:id="2027" w:author="Naomi Nash" w:date="2022-05-01T22:21:00Z">
              <w:rPr>
                <w:bCs/>
              </w:rPr>
            </w:rPrChange>
          </w:rPr>
          <w:t>2.4.1 Naomi Nash’s Learning Pla</w:t>
        </w:r>
      </w:ins>
      <w:ins w:id="2028" w:author="Naomi Nash" w:date="2022-04-29T20:13:00Z">
        <w:r w:rsidR="0081635B" w:rsidRPr="00145984">
          <w:rPr>
            <w:rFonts w:cstheme="minorHAnsi"/>
            <w:bCs/>
            <w:u w:val="single"/>
          </w:rPr>
          <w:t>n</w:t>
        </w:r>
        <w:r w:rsidR="0081635B" w:rsidRPr="00145984">
          <w:rPr>
            <w:rFonts w:cstheme="minorHAnsi"/>
            <w:bCs/>
            <w:u w:val="single"/>
          </w:rPr>
          <w:br/>
        </w:r>
      </w:ins>
      <w:ins w:id="2029" w:author="Daria Pacheco" w:date="2022-04-29T21:33:00Z">
        <w:r w:rsidR="00255BD5" w:rsidRPr="00145984">
          <w:rPr>
            <w:rFonts w:cstheme="minorHAnsi"/>
            <w:noProof/>
          </w:rPr>
          <w:t>`</w:t>
        </w:r>
      </w:ins>
      <w:ins w:id="2030" w:author="Naomi Nash" w:date="2022-04-29T20:13:00Z">
        <w:r w:rsidR="0081635B" w:rsidRPr="00145984">
          <w:rPr>
            <w:rFonts w:cstheme="minorHAnsi"/>
            <w:noProof/>
          </w:rPr>
          <w:drawing>
            <wp:inline distT="0" distB="0" distL="0" distR="0" wp14:anchorId="366BC8B5" wp14:editId="1C93F1DA">
              <wp:extent cx="5019675" cy="3272978"/>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5060728" cy="3299746"/>
                      </a:xfrm>
                      <a:prstGeom prst="rect">
                        <a:avLst/>
                      </a:prstGeom>
                    </pic:spPr>
                  </pic:pic>
                </a:graphicData>
              </a:graphic>
            </wp:inline>
          </w:drawing>
        </w:r>
      </w:ins>
      <w:ins w:id="2031" w:author="Naomi Nash" w:date="2022-05-01T22:00:00Z">
        <w:r w:rsidR="00F06A40" w:rsidRPr="00145984">
          <w:rPr>
            <w:rFonts w:cstheme="minorHAnsi"/>
            <w:noProof/>
          </w:rPr>
          <w:t xml:space="preserve"> </w:t>
        </w:r>
      </w:ins>
    </w:p>
    <w:p w14:paraId="26D4385E" w14:textId="4932184A" w:rsidR="0081635B" w:rsidRPr="00145984" w:rsidRDefault="00370A99" w:rsidP="00E61623">
      <w:pPr>
        <w:tabs>
          <w:tab w:val="left" w:pos="1395"/>
        </w:tabs>
        <w:rPr>
          <w:ins w:id="2032" w:author="Naomi Nash" w:date="2022-04-29T21:35:00Z"/>
          <w:rFonts w:cstheme="minorHAnsi"/>
          <w:bCs/>
          <w:u w:val="single"/>
        </w:rPr>
      </w:pPr>
      <w:ins w:id="2033" w:author="Daria Pacheco" w:date="2022-04-29T21:26:00Z">
        <w:r w:rsidRPr="00145984">
          <w:rPr>
            <w:rFonts w:cstheme="minorHAnsi"/>
            <w:bCs/>
            <w:u w:val="single"/>
          </w:rPr>
          <w:lastRenderedPageBreak/>
          <w:t>Diagram abo</w:t>
        </w:r>
      </w:ins>
      <w:ins w:id="2034" w:author="Daria Pacheco" w:date="2022-04-29T21:29:00Z">
        <w:r w:rsidR="009F1F6A" w:rsidRPr="00145984">
          <w:rPr>
            <w:rFonts w:cstheme="minorHAnsi"/>
            <w:bCs/>
            <w:u w:val="single"/>
          </w:rPr>
          <w:t>ve</w:t>
        </w:r>
        <w:r w:rsidR="005303AB" w:rsidRPr="00145984">
          <w:rPr>
            <w:rFonts w:cstheme="minorHAnsi"/>
            <w:bCs/>
            <w:u w:val="single"/>
          </w:rPr>
          <w:t xml:space="preserve"> shows</w:t>
        </w:r>
      </w:ins>
      <w:ins w:id="2035" w:author="Daria Pacheco" w:date="2022-04-29T21:30:00Z">
        <w:r w:rsidR="00D72675" w:rsidRPr="00145984">
          <w:rPr>
            <w:rFonts w:cstheme="minorHAnsi"/>
            <w:bCs/>
            <w:u w:val="single"/>
          </w:rPr>
          <w:t xml:space="preserve"> </w:t>
        </w:r>
        <w:r w:rsidR="006273E3" w:rsidRPr="00145984">
          <w:rPr>
            <w:rFonts w:cstheme="minorHAnsi"/>
            <w:bCs/>
            <w:u w:val="single"/>
          </w:rPr>
          <w:t xml:space="preserve">the different elements </w:t>
        </w:r>
        <w:r w:rsidR="00613A70" w:rsidRPr="00145984">
          <w:rPr>
            <w:rFonts w:cstheme="minorHAnsi"/>
            <w:bCs/>
            <w:u w:val="single"/>
          </w:rPr>
          <w:t xml:space="preserve">that </w:t>
        </w:r>
        <w:r w:rsidR="004F18DE" w:rsidRPr="00145984">
          <w:rPr>
            <w:rFonts w:cstheme="minorHAnsi"/>
            <w:bCs/>
            <w:u w:val="single"/>
          </w:rPr>
          <w:t>ar</w:t>
        </w:r>
      </w:ins>
      <w:ins w:id="2036" w:author="Daria Pacheco" w:date="2022-04-29T21:31:00Z">
        <w:r w:rsidR="004F18DE" w:rsidRPr="00145984">
          <w:rPr>
            <w:rFonts w:cstheme="minorHAnsi"/>
            <w:bCs/>
            <w:u w:val="single"/>
          </w:rPr>
          <w:t>e needed for the project</w:t>
        </w:r>
        <w:r w:rsidR="003F290D" w:rsidRPr="00145984">
          <w:rPr>
            <w:rFonts w:cstheme="minorHAnsi"/>
            <w:bCs/>
            <w:u w:val="single"/>
          </w:rPr>
          <w:t xml:space="preserve">, </w:t>
        </w:r>
      </w:ins>
      <w:ins w:id="2037" w:author="Naomi Nash" w:date="2022-05-02T17:43:00Z">
        <w:r w:rsidR="004F34AE">
          <w:rPr>
            <w:rFonts w:cstheme="minorHAnsi"/>
            <w:bCs/>
            <w:u w:val="single"/>
          </w:rPr>
          <w:t xml:space="preserve">and </w:t>
        </w:r>
      </w:ins>
      <w:ins w:id="2038" w:author="Daria Pacheco" w:date="2022-04-29T21:31:00Z">
        <w:r w:rsidR="003F290D" w:rsidRPr="00145984">
          <w:rPr>
            <w:rFonts w:cstheme="minorHAnsi"/>
            <w:bCs/>
            <w:u w:val="single"/>
          </w:rPr>
          <w:t xml:space="preserve">how </w:t>
        </w:r>
      </w:ins>
      <w:ins w:id="2039" w:author="Naomi Nash" w:date="2022-05-02T17:43:00Z">
        <w:r w:rsidR="00C827BA">
          <w:rPr>
            <w:rFonts w:cstheme="minorHAnsi"/>
            <w:bCs/>
            <w:u w:val="single"/>
          </w:rPr>
          <w:t>they</w:t>
        </w:r>
      </w:ins>
      <w:ins w:id="2040" w:author="Daria Pacheco" w:date="2022-04-29T21:31:00Z">
        <w:del w:id="2041" w:author="Naomi Nash" w:date="2022-05-02T17:43:00Z">
          <w:r w:rsidR="003F290D" w:rsidRPr="00145984" w:rsidDel="004F34AE">
            <w:rPr>
              <w:rFonts w:cstheme="minorHAnsi"/>
              <w:bCs/>
              <w:u w:val="single"/>
            </w:rPr>
            <w:delText>they</w:delText>
          </w:r>
        </w:del>
        <w:r w:rsidR="003F290D" w:rsidRPr="00145984">
          <w:rPr>
            <w:rFonts w:cstheme="minorHAnsi"/>
            <w:bCs/>
            <w:u w:val="single"/>
          </w:rPr>
          <w:t xml:space="preserve"> learned the el</w:t>
        </w:r>
      </w:ins>
      <w:ins w:id="2042" w:author="Daria Pacheco" w:date="2022-04-29T21:32:00Z">
        <w:r w:rsidR="004C4F7E" w:rsidRPr="00145984">
          <w:rPr>
            <w:rFonts w:cstheme="minorHAnsi"/>
            <w:bCs/>
            <w:u w:val="single"/>
          </w:rPr>
          <w:t xml:space="preserve">ement and </w:t>
        </w:r>
        <w:r w:rsidR="004C1694" w:rsidRPr="00145984">
          <w:rPr>
            <w:rFonts w:cstheme="minorHAnsi"/>
            <w:bCs/>
            <w:u w:val="single"/>
          </w:rPr>
          <w:t>when it was learned</w:t>
        </w:r>
      </w:ins>
      <w:ins w:id="2043" w:author="Naomi Nash" w:date="2022-05-02T17:43:00Z">
        <w:r w:rsidR="001E6EB8">
          <w:rPr>
            <w:rFonts w:cstheme="minorHAnsi"/>
            <w:bCs/>
            <w:u w:val="single"/>
          </w:rPr>
          <w:t>, specific to Naomi</w:t>
        </w:r>
      </w:ins>
      <w:ins w:id="2044" w:author="Daria Pacheco" w:date="2022-04-29T21:32:00Z">
        <w:r w:rsidR="004C1694" w:rsidRPr="00145984">
          <w:rPr>
            <w:rFonts w:cstheme="minorHAnsi"/>
            <w:bCs/>
            <w:u w:val="single"/>
          </w:rPr>
          <w:t>.</w:t>
        </w:r>
      </w:ins>
    </w:p>
    <w:p w14:paraId="6B0FE503" w14:textId="77777777" w:rsidR="001E620E" w:rsidRPr="00145984" w:rsidRDefault="001E620E" w:rsidP="00E61623">
      <w:pPr>
        <w:tabs>
          <w:tab w:val="left" w:pos="1395"/>
        </w:tabs>
        <w:rPr>
          <w:ins w:id="2045" w:author="Naomi Nash" w:date="2022-04-29T20:12:00Z"/>
          <w:rFonts w:cstheme="minorHAnsi"/>
          <w:bCs/>
          <w:u w:val="single"/>
          <w:rPrChange w:id="2046" w:author="Naomi Nash" w:date="2022-05-01T22:21:00Z">
            <w:rPr>
              <w:ins w:id="2047" w:author="Naomi Nash" w:date="2022-04-29T20:12:00Z"/>
              <w:bCs/>
            </w:rPr>
          </w:rPrChange>
        </w:rPr>
      </w:pPr>
    </w:p>
    <w:p w14:paraId="6E232684" w14:textId="575855E5" w:rsidR="00AF5F50" w:rsidRPr="00145984" w:rsidRDefault="0081635B" w:rsidP="00E61623">
      <w:pPr>
        <w:tabs>
          <w:tab w:val="left" w:pos="1395"/>
        </w:tabs>
        <w:rPr>
          <w:ins w:id="2048" w:author="Daria Pacheco" w:date="2022-04-29T21:33:00Z"/>
          <w:rFonts w:cstheme="minorHAnsi"/>
          <w:u w:val="single"/>
        </w:rPr>
      </w:pPr>
      <w:ins w:id="2049" w:author="Naomi Nash" w:date="2022-04-29T20:12:00Z">
        <w:r w:rsidRPr="00145984">
          <w:rPr>
            <w:rFonts w:cstheme="minorHAnsi"/>
            <w:bCs/>
            <w:u w:val="single"/>
            <w:rPrChange w:id="2050" w:author="Naomi Nash" w:date="2022-05-01T22:21:00Z">
              <w:rPr>
                <w:bCs/>
              </w:rPr>
            </w:rPrChange>
          </w:rPr>
          <w:t>2.4.1 Daria Pacheco’s Learning Plan</w:t>
        </w:r>
      </w:ins>
      <w:ins w:id="2051" w:author="Naomi Nash" w:date="2022-04-29T21:20:00Z">
        <w:r w:rsidR="00022B83" w:rsidRPr="00145984">
          <w:rPr>
            <w:rFonts w:cstheme="minorHAnsi"/>
            <w:bCs/>
            <w:u w:val="single"/>
          </w:rPr>
          <w:br/>
        </w:r>
      </w:ins>
      <w:ins w:id="2052" w:author="Naomi Nash" w:date="2022-04-29T21:19:00Z">
        <w:r w:rsidR="00022B83" w:rsidRPr="00145984">
          <w:rPr>
            <w:rFonts w:cstheme="minorHAnsi"/>
            <w:noProof/>
          </w:rPr>
          <w:drawing>
            <wp:inline distT="0" distB="0" distL="0" distR="0" wp14:anchorId="35BF1351" wp14:editId="00A3416A">
              <wp:extent cx="5153025" cy="3327445"/>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3"/>
                      <a:stretch>
                        <a:fillRect/>
                      </a:stretch>
                    </pic:blipFill>
                    <pic:spPr>
                      <a:xfrm>
                        <a:off x="0" y="0"/>
                        <a:ext cx="5171110" cy="3339123"/>
                      </a:xfrm>
                      <a:prstGeom prst="rect">
                        <a:avLst/>
                      </a:prstGeom>
                    </pic:spPr>
                  </pic:pic>
                </a:graphicData>
              </a:graphic>
            </wp:inline>
          </w:drawing>
        </w:r>
      </w:ins>
    </w:p>
    <w:p w14:paraId="395CA8D6" w14:textId="14614AA7" w:rsidR="00E252D8" w:rsidRPr="00145984" w:rsidRDefault="00E252D8" w:rsidP="00E61623">
      <w:pPr>
        <w:tabs>
          <w:tab w:val="left" w:pos="1395"/>
        </w:tabs>
        <w:rPr>
          <w:ins w:id="2053" w:author="Naomi Nash" w:date="2022-04-29T20:13:00Z"/>
          <w:rFonts w:cstheme="minorHAnsi"/>
          <w:u w:val="single"/>
          <w:rPrChange w:id="2054" w:author="Naomi Nash" w:date="2022-05-01T22:21:00Z">
            <w:rPr>
              <w:ins w:id="2055" w:author="Naomi Nash" w:date="2022-04-29T20:13:00Z"/>
              <w:b/>
            </w:rPr>
          </w:rPrChange>
        </w:rPr>
      </w:pPr>
      <w:ins w:id="2056" w:author="Daria Pacheco" w:date="2022-04-29T21:33:00Z">
        <w:r w:rsidRPr="00145984">
          <w:rPr>
            <w:rFonts w:cstheme="minorHAnsi"/>
            <w:bCs/>
            <w:u w:val="single"/>
          </w:rPr>
          <w:t>Diagram above shows the different elements that are needed for the project, how they learned the element and when it was learned</w:t>
        </w:r>
      </w:ins>
      <w:ins w:id="2057" w:author="Naomi Nash" w:date="2022-05-02T17:43:00Z">
        <w:r w:rsidR="001E6EB8">
          <w:rPr>
            <w:rFonts w:cstheme="minorHAnsi"/>
            <w:bCs/>
            <w:u w:val="single"/>
          </w:rPr>
          <w:t>, specific to Daria</w:t>
        </w:r>
      </w:ins>
      <w:ins w:id="2058" w:author="Daria Pacheco" w:date="2022-04-29T21:33:00Z">
        <w:r w:rsidRPr="00145984">
          <w:rPr>
            <w:rFonts w:cstheme="minorHAnsi"/>
            <w:bCs/>
            <w:u w:val="single"/>
          </w:rPr>
          <w:t>.</w:t>
        </w:r>
      </w:ins>
    </w:p>
    <w:p w14:paraId="251EAF68" w14:textId="77777777" w:rsidR="0081635B" w:rsidRPr="00145984" w:rsidRDefault="0081635B" w:rsidP="00E61623">
      <w:pPr>
        <w:tabs>
          <w:tab w:val="left" w:pos="1395"/>
        </w:tabs>
        <w:rPr>
          <w:ins w:id="2059" w:author="Naomi Nash" w:date="2022-04-29T20:11:00Z"/>
          <w:rFonts w:cstheme="minorHAnsi"/>
          <w:b/>
        </w:rPr>
      </w:pPr>
    </w:p>
    <w:p w14:paraId="3DD87BB5" w14:textId="69AE7080" w:rsidR="005C1890" w:rsidRPr="00145984" w:rsidRDefault="005C1890" w:rsidP="00E61623">
      <w:pPr>
        <w:tabs>
          <w:tab w:val="left" w:pos="1395"/>
        </w:tabs>
        <w:rPr>
          <w:ins w:id="2060" w:author="Daria Pacheco" w:date="2022-04-19T02:51:00Z"/>
          <w:rFonts w:cstheme="minorHAnsi"/>
          <w:b/>
        </w:rPr>
      </w:pPr>
      <w:r w:rsidRPr="00145984">
        <w:rPr>
          <w:rFonts w:cstheme="minorHAnsi"/>
          <w:b/>
        </w:rPr>
        <w:t>2.</w:t>
      </w:r>
      <w:ins w:id="2061" w:author="Naomi Nash" w:date="2022-04-29T20:13:00Z">
        <w:r w:rsidR="0081635B" w:rsidRPr="00145984">
          <w:rPr>
            <w:rFonts w:cstheme="minorHAnsi"/>
            <w:b/>
          </w:rPr>
          <w:t>5</w:t>
        </w:r>
      </w:ins>
      <w:del w:id="2062" w:author="Naomi Nash" w:date="2022-04-29T20:13:00Z">
        <w:r w:rsidRPr="00145984" w:rsidDel="0081635B">
          <w:rPr>
            <w:rFonts w:cstheme="minorHAnsi"/>
            <w:b/>
          </w:rPr>
          <w:delText>4</w:delText>
        </w:r>
      </w:del>
      <w:r w:rsidRPr="00145984">
        <w:rPr>
          <w:rFonts w:cstheme="minorHAnsi"/>
          <w:b/>
        </w:rPr>
        <w:t xml:space="preserve"> </w:t>
      </w:r>
      <w:bookmarkStart w:id="2063" w:name="DataDictionary"/>
      <w:r w:rsidRPr="00145984">
        <w:rPr>
          <w:rFonts w:cstheme="minorHAnsi"/>
          <w:b/>
        </w:rPr>
        <w:t>DATA DICTIONARY</w:t>
      </w:r>
      <w:commentRangeEnd w:id="2021"/>
      <w:r w:rsidRPr="00145984">
        <w:rPr>
          <w:rStyle w:val="CommentReference"/>
          <w:rFonts w:cstheme="minorHAnsi"/>
        </w:rPr>
        <w:commentReference w:id="2021"/>
      </w:r>
      <w:commentRangeEnd w:id="2022"/>
      <w:r w:rsidR="00144CBE" w:rsidRPr="00145984">
        <w:rPr>
          <w:rStyle w:val="CommentReference"/>
          <w:rFonts w:cstheme="minorHAnsi"/>
        </w:rPr>
        <w:commentReference w:id="2022"/>
      </w:r>
      <w:bookmarkEnd w:id="2063"/>
    </w:p>
    <w:p w14:paraId="2DD0BF57" w14:textId="6C6809FC" w:rsidR="7F3A785D" w:rsidRPr="00145984" w:rsidRDefault="716044DC">
      <w:pPr>
        <w:pStyle w:val="ListParagraph"/>
        <w:numPr>
          <w:ilvl w:val="0"/>
          <w:numId w:val="8"/>
        </w:numPr>
        <w:tabs>
          <w:tab w:val="left" w:pos="1395"/>
        </w:tabs>
        <w:rPr>
          <w:ins w:id="2064" w:author="Daria Pacheco" w:date="2022-04-19T02:59:00Z"/>
          <w:rFonts w:eastAsiaTheme="minorEastAsia" w:cstheme="minorHAnsi"/>
          <w:rPrChange w:id="2065" w:author="Naomi Nash" w:date="2022-05-01T22:21:00Z">
            <w:rPr>
              <w:ins w:id="2066" w:author="Daria Pacheco" w:date="2022-04-19T02:59:00Z"/>
              <w:rFonts w:asciiTheme="minorEastAsia" w:eastAsiaTheme="minorEastAsia" w:hAnsiTheme="minorEastAsia" w:cstheme="minorEastAsia"/>
              <w:b/>
            </w:rPr>
          </w:rPrChange>
        </w:rPr>
        <w:pPrChange w:id="2067" w:author="Daria Pacheco" w:date="2022-04-18T22:59:00Z">
          <w:pPr>
            <w:tabs>
              <w:tab w:val="left" w:pos="1395"/>
            </w:tabs>
          </w:pPr>
        </w:pPrChange>
      </w:pPr>
      <w:ins w:id="2068" w:author="Daria Pacheco" w:date="2022-04-19T02:59:00Z">
        <w:r w:rsidRPr="00145984">
          <w:rPr>
            <w:rFonts w:cstheme="minorHAnsi"/>
            <w:rPrChange w:id="2069" w:author="Naomi Nash" w:date="2022-05-01T22:21:00Z">
              <w:rPr>
                <w:b/>
                <w:bCs/>
              </w:rPr>
            </w:rPrChange>
          </w:rPr>
          <w:t xml:space="preserve">API - </w:t>
        </w:r>
      </w:ins>
      <w:ins w:id="2070" w:author="Daria Pacheco" w:date="2022-04-19T03:01:00Z">
        <w:r w:rsidR="01E2CE6D" w:rsidRPr="00145984">
          <w:rPr>
            <w:rFonts w:cstheme="minorHAnsi"/>
            <w:rPrChange w:id="2071" w:author="Naomi Nash" w:date="2022-05-01T22:21:00Z">
              <w:rPr>
                <w:b/>
              </w:rPr>
            </w:rPrChange>
          </w:rPr>
          <w:t>application programming interface, which is a set of definitions and protocols for building and integrating application software.</w:t>
        </w:r>
      </w:ins>
    </w:p>
    <w:p w14:paraId="46011F19" w14:textId="6F8D1C58" w:rsidR="716044DC" w:rsidRPr="00145984" w:rsidRDefault="716044DC">
      <w:pPr>
        <w:pStyle w:val="ListParagraph"/>
        <w:numPr>
          <w:ilvl w:val="0"/>
          <w:numId w:val="8"/>
        </w:numPr>
        <w:tabs>
          <w:tab w:val="left" w:pos="1395"/>
        </w:tabs>
        <w:rPr>
          <w:ins w:id="2072" w:author="Daria Pacheco" w:date="2022-04-19T03:00:00Z"/>
          <w:rFonts w:eastAsiaTheme="minorEastAsia" w:cstheme="minorHAnsi"/>
          <w:rPrChange w:id="2073" w:author="Naomi Nash" w:date="2022-05-01T22:21:00Z">
            <w:rPr>
              <w:ins w:id="2074" w:author="Daria Pacheco" w:date="2022-04-19T03:00:00Z"/>
              <w:rFonts w:eastAsiaTheme="minorEastAsia"/>
              <w:b/>
            </w:rPr>
          </w:rPrChange>
        </w:rPr>
        <w:pPrChange w:id="2075" w:author="Daria Pacheco" w:date="2022-04-19T02:59:00Z">
          <w:pPr/>
        </w:pPrChange>
      </w:pPr>
      <w:ins w:id="2076" w:author="Daria Pacheco" w:date="2022-04-19T02:59:00Z">
        <w:r w:rsidRPr="00145984">
          <w:rPr>
            <w:rFonts w:cstheme="minorHAnsi"/>
            <w:rPrChange w:id="2077" w:author="Naomi Nash" w:date="2022-05-01T22:21:00Z">
              <w:rPr>
                <w:b/>
                <w:bCs/>
              </w:rPr>
            </w:rPrChange>
          </w:rPr>
          <w:t>Structured Databa</w:t>
        </w:r>
      </w:ins>
      <w:ins w:id="2078" w:author="Daria Pacheco" w:date="2022-04-19T03:00:00Z">
        <w:r w:rsidRPr="00145984">
          <w:rPr>
            <w:rFonts w:cstheme="minorHAnsi"/>
            <w:rPrChange w:id="2079" w:author="Naomi Nash" w:date="2022-05-01T22:21:00Z">
              <w:rPr>
                <w:b/>
                <w:bCs/>
              </w:rPr>
            </w:rPrChange>
          </w:rPr>
          <w:t xml:space="preserve">se - </w:t>
        </w:r>
      </w:ins>
      <w:ins w:id="2080" w:author="Daria Pacheco" w:date="2022-04-19T03:03:00Z">
        <w:r w:rsidR="2BEF75DB" w:rsidRPr="00145984">
          <w:rPr>
            <w:rFonts w:cstheme="minorHAnsi"/>
            <w:rPrChange w:id="2081" w:author="Naomi Nash" w:date="2022-05-01T22:21:00Z">
              <w:rPr>
                <w:b/>
                <w:bCs/>
              </w:rPr>
            </w:rPrChange>
          </w:rPr>
          <w:t>data that has been organized into a formatted repository, typically a database, so that its elements can be made addressable for more effective processing and analysis.</w:t>
        </w:r>
      </w:ins>
    </w:p>
    <w:p w14:paraId="5EDEE30A" w14:textId="40DD3D9E" w:rsidR="716044DC" w:rsidRPr="00145984" w:rsidRDefault="02CE0C62">
      <w:pPr>
        <w:pStyle w:val="ListParagraph"/>
        <w:numPr>
          <w:ilvl w:val="0"/>
          <w:numId w:val="8"/>
        </w:numPr>
        <w:tabs>
          <w:tab w:val="left" w:pos="1395"/>
        </w:tabs>
        <w:rPr>
          <w:rFonts w:eastAsiaTheme="minorEastAsia" w:cstheme="minorHAnsi"/>
          <w:rPrChange w:id="2082" w:author="Naomi Nash" w:date="2022-05-01T22:21:00Z">
            <w:rPr>
              <w:rFonts w:eastAsiaTheme="minorEastAsia"/>
              <w:b/>
            </w:rPr>
          </w:rPrChange>
        </w:rPr>
        <w:pPrChange w:id="2083" w:author="Daria Pacheco" w:date="2022-04-19T03:00:00Z">
          <w:pPr/>
        </w:pPrChange>
      </w:pPr>
      <w:ins w:id="2084" w:author="Daria Pacheco" w:date="2022-04-19T03:00:00Z">
        <w:r w:rsidRPr="00145984">
          <w:rPr>
            <w:rFonts w:cstheme="minorHAnsi"/>
            <w:rPrChange w:id="2085" w:author="Naomi Nash" w:date="2022-05-01T22:21:00Z">
              <w:rPr>
                <w:b/>
                <w:bCs/>
              </w:rPr>
            </w:rPrChange>
          </w:rPr>
          <w:t xml:space="preserve">Unstructured Database - </w:t>
        </w:r>
      </w:ins>
      <w:ins w:id="2086" w:author="Daria Pacheco" w:date="2022-04-19T03:03:00Z">
        <w:r w:rsidR="7F14FE93" w:rsidRPr="00145984">
          <w:rPr>
            <w:rFonts w:cstheme="minorHAnsi"/>
            <w:rPrChange w:id="2087" w:author="Naomi Nash" w:date="2022-05-01T22:21:00Z">
              <w:rPr>
                <w:b/>
              </w:rPr>
            </w:rPrChange>
          </w:rPr>
          <w:t>is information that either does not have a pre-defined data model or is not organized in a pre-defined manner.</w:t>
        </w:r>
      </w:ins>
    </w:p>
    <w:p w14:paraId="42E7584D" w14:textId="4033561E" w:rsidR="005C1890" w:rsidRPr="00145984" w:rsidRDefault="005C1890" w:rsidP="00E61623">
      <w:pPr>
        <w:tabs>
          <w:tab w:val="left" w:pos="1395"/>
        </w:tabs>
        <w:rPr>
          <w:rFonts w:cstheme="minorHAnsi"/>
        </w:rPr>
      </w:pPr>
    </w:p>
    <w:p w14:paraId="0C7B9611" w14:textId="4A157BE1" w:rsidR="005C1890" w:rsidRPr="00145984" w:rsidRDefault="005C1890" w:rsidP="00E61623">
      <w:pPr>
        <w:tabs>
          <w:tab w:val="left" w:pos="1395"/>
        </w:tabs>
        <w:rPr>
          <w:rFonts w:cstheme="minorHAnsi"/>
          <w:b/>
          <w:bCs/>
        </w:rPr>
      </w:pPr>
      <w:r w:rsidRPr="00145984">
        <w:rPr>
          <w:rFonts w:cstheme="minorHAnsi"/>
          <w:b/>
          <w:bCs/>
        </w:rPr>
        <w:t>2.</w:t>
      </w:r>
      <w:ins w:id="2088" w:author="Naomi Nash" w:date="2022-04-29T20:13:00Z">
        <w:r w:rsidR="0081635B" w:rsidRPr="00145984">
          <w:rPr>
            <w:rFonts w:cstheme="minorHAnsi"/>
            <w:b/>
            <w:bCs/>
          </w:rPr>
          <w:t>6</w:t>
        </w:r>
      </w:ins>
      <w:del w:id="2089" w:author="Naomi Nash" w:date="2022-04-29T20:13:00Z">
        <w:r w:rsidRPr="00145984">
          <w:rPr>
            <w:rFonts w:cstheme="minorHAnsi"/>
            <w:b/>
            <w:bCs/>
          </w:rPr>
          <w:delText>5</w:delText>
        </w:r>
      </w:del>
      <w:r w:rsidRPr="00145984">
        <w:rPr>
          <w:rFonts w:cstheme="minorHAnsi"/>
          <w:b/>
          <w:bCs/>
        </w:rPr>
        <w:t xml:space="preserve"> </w:t>
      </w:r>
      <w:bookmarkStart w:id="2090" w:name="RolesAndResponsabilites"/>
      <w:r w:rsidRPr="00145984">
        <w:rPr>
          <w:rFonts w:cstheme="minorHAnsi"/>
          <w:b/>
          <w:bCs/>
        </w:rPr>
        <w:t>ROLES AND RESPONSIBILITIES</w:t>
      </w:r>
      <w:bookmarkEnd w:id="2090"/>
      <w:r w:rsidRPr="00145984">
        <w:rPr>
          <w:rFonts w:cstheme="minorHAnsi"/>
          <w:b/>
          <w:bCs/>
        </w:rPr>
        <w:tab/>
      </w:r>
    </w:p>
    <w:tbl>
      <w:tblPr>
        <w:tblStyle w:val="TableGrid"/>
        <w:tblW w:w="0" w:type="auto"/>
        <w:tblLook w:val="04A0" w:firstRow="1" w:lastRow="0" w:firstColumn="1" w:lastColumn="0" w:noHBand="0" w:noVBand="1"/>
      </w:tblPr>
      <w:tblGrid>
        <w:gridCol w:w="3116"/>
        <w:gridCol w:w="3117"/>
        <w:gridCol w:w="3117"/>
        <w:tblGridChange w:id="2091">
          <w:tblGrid>
            <w:gridCol w:w="3116"/>
            <w:gridCol w:w="3117"/>
            <w:gridCol w:w="3117"/>
          </w:tblGrid>
        </w:tblGridChange>
      </w:tblGrid>
      <w:tr w:rsidR="00AC7787" w:rsidRPr="00145984" w14:paraId="2B1A3D8C" w14:textId="77777777" w:rsidTr="00AC7787">
        <w:tc>
          <w:tcPr>
            <w:tcW w:w="3116" w:type="dxa"/>
          </w:tcPr>
          <w:p w14:paraId="64088D8C" w14:textId="262A42FA" w:rsidR="00AC7787" w:rsidRPr="00145984" w:rsidRDefault="00AC7787" w:rsidP="00E61623">
            <w:pPr>
              <w:tabs>
                <w:tab w:val="left" w:pos="1395"/>
              </w:tabs>
              <w:rPr>
                <w:rFonts w:cstheme="minorHAnsi"/>
              </w:rPr>
            </w:pPr>
            <w:r w:rsidRPr="00145984">
              <w:rPr>
                <w:rFonts w:cstheme="minorHAnsi"/>
              </w:rPr>
              <w:t>Role</w:t>
            </w:r>
          </w:p>
        </w:tc>
        <w:tc>
          <w:tcPr>
            <w:tcW w:w="3117" w:type="dxa"/>
          </w:tcPr>
          <w:p w14:paraId="372B1318" w14:textId="64BA186B" w:rsidR="00AC7787" w:rsidRPr="00145984" w:rsidRDefault="00AC7787" w:rsidP="00E61623">
            <w:pPr>
              <w:tabs>
                <w:tab w:val="left" w:pos="1395"/>
              </w:tabs>
              <w:rPr>
                <w:rFonts w:cstheme="minorHAnsi"/>
              </w:rPr>
            </w:pPr>
            <w:r w:rsidRPr="00145984">
              <w:rPr>
                <w:rFonts w:cstheme="minorHAnsi"/>
              </w:rPr>
              <w:t>Name</w:t>
            </w:r>
          </w:p>
        </w:tc>
        <w:tc>
          <w:tcPr>
            <w:tcW w:w="3117" w:type="dxa"/>
          </w:tcPr>
          <w:p w14:paraId="0A885464" w14:textId="507D7F57" w:rsidR="005344F5" w:rsidRPr="00145984" w:rsidRDefault="00AC7787" w:rsidP="00E61623">
            <w:pPr>
              <w:tabs>
                <w:tab w:val="left" w:pos="1395"/>
              </w:tabs>
              <w:rPr>
                <w:rFonts w:cstheme="minorHAnsi"/>
              </w:rPr>
            </w:pPr>
            <w:commentRangeStart w:id="2092"/>
            <w:commentRangeStart w:id="2093"/>
            <w:r w:rsidRPr="00145984">
              <w:rPr>
                <w:rFonts w:cstheme="minorHAnsi"/>
              </w:rPr>
              <w:t>Responsibilities</w:t>
            </w:r>
            <w:commentRangeEnd w:id="2092"/>
            <w:r w:rsidRPr="00145984">
              <w:rPr>
                <w:rStyle w:val="CommentReference"/>
                <w:rFonts w:cstheme="minorHAnsi"/>
              </w:rPr>
              <w:commentReference w:id="2092"/>
            </w:r>
            <w:commentRangeEnd w:id="2093"/>
            <w:r w:rsidRPr="00145984">
              <w:rPr>
                <w:rStyle w:val="CommentReference"/>
                <w:rFonts w:cstheme="minorHAnsi"/>
              </w:rPr>
              <w:commentReference w:id="2093"/>
            </w:r>
          </w:p>
        </w:tc>
      </w:tr>
      <w:tr w:rsidR="005344F5" w:rsidRPr="00145984" w14:paraId="64736D99" w14:textId="77777777" w:rsidTr="00AC7787">
        <w:tc>
          <w:tcPr>
            <w:tcW w:w="3116" w:type="dxa"/>
          </w:tcPr>
          <w:p w14:paraId="0F15312B" w14:textId="3D7D65D0" w:rsidR="005344F5" w:rsidRPr="00145984" w:rsidRDefault="005344F5" w:rsidP="00E61623">
            <w:pPr>
              <w:tabs>
                <w:tab w:val="left" w:pos="1395"/>
              </w:tabs>
              <w:rPr>
                <w:rFonts w:cstheme="minorHAnsi"/>
              </w:rPr>
            </w:pPr>
            <w:r w:rsidRPr="00145984">
              <w:rPr>
                <w:rFonts w:cstheme="minorHAnsi"/>
              </w:rPr>
              <w:t>Team Lead</w:t>
            </w:r>
          </w:p>
        </w:tc>
        <w:tc>
          <w:tcPr>
            <w:tcW w:w="3117" w:type="dxa"/>
          </w:tcPr>
          <w:p w14:paraId="3B0BF625" w14:textId="28577056" w:rsidR="005344F5" w:rsidRPr="00145984" w:rsidRDefault="005344F5" w:rsidP="00E61623">
            <w:pPr>
              <w:tabs>
                <w:tab w:val="left" w:pos="1395"/>
              </w:tabs>
              <w:rPr>
                <w:rFonts w:cstheme="minorHAnsi"/>
              </w:rPr>
            </w:pPr>
            <w:r w:rsidRPr="00145984">
              <w:rPr>
                <w:rFonts w:cstheme="minorHAnsi"/>
              </w:rPr>
              <w:t>Naomi Nash</w:t>
            </w:r>
          </w:p>
        </w:tc>
        <w:tc>
          <w:tcPr>
            <w:tcW w:w="3117" w:type="dxa"/>
          </w:tcPr>
          <w:p w14:paraId="54EEB3C5" w14:textId="72E4D856" w:rsidR="005344F5" w:rsidRPr="00145984" w:rsidRDefault="4548367C" w:rsidP="00E61623">
            <w:pPr>
              <w:tabs>
                <w:tab w:val="left" w:pos="1395"/>
              </w:tabs>
              <w:rPr>
                <w:rFonts w:cstheme="minorHAnsi"/>
              </w:rPr>
            </w:pPr>
            <w:ins w:id="2094" w:author="Daria Pacheco" w:date="2022-04-19T03:05:00Z">
              <w:r w:rsidRPr="00145984">
                <w:rPr>
                  <w:rFonts w:cstheme="minorHAnsi"/>
                </w:rPr>
                <w:t xml:space="preserve">Oversees </w:t>
              </w:r>
            </w:ins>
            <w:ins w:id="2095" w:author="Naomi Nash" w:date="2022-05-02T16:15:00Z">
              <w:r w:rsidR="00250CDC">
                <w:rPr>
                  <w:rFonts w:cstheme="minorHAnsi"/>
                </w:rPr>
                <w:t>content creation</w:t>
              </w:r>
            </w:ins>
            <w:ins w:id="2096" w:author="Daria Pacheco" w:date="2022-04-19T03:05:00Z">
              <w:del w:id="2097" w:author="Naomi Nash" w:date="2022-05-02T16:15:00Z">
                <w:r w:rsidRPr="00145984" w:rsidDel="00250CDC">
                  <w:rPr>
                    <w:rFonts w:cstheme="minorHAnsi"/>
                  </w:rPr>
                  <w:delText>groupwork</w:delText>
                </w:r>
              </w:del>
            </w:ins>
            <w:ins w:id="2098" w:author="Naomi Nash" w:date="2022-05-02T16:15:00Z">
              <w:r w:rsidR="00250CDC">
                <w:rPr>
                  <w:rFonts w:cstheme="minorHAnsi"/>
                </w:rPr>
                <w:t xml:space="preserve"> and ensures tasks are done on schedule</w:t>
              </w:r>
            </w:ins>
          </w:p>
        </w:tc>
      </w:tr>
      <w:tr w:rsidR="00AC7787" w:rsidRPr="00145984" w14:paraId="69FDD9D8" w14:textId="77777777" w:rsidTr="00AC7787">
        <w:tc>
          <w:tcPr>
            <w:tcW w:w="3116" w:type="dxa"/>
          </w:tcPr>
          <w:p w14:paraId="28B7E6B2" w14:textId="1E9F66CE" w:rsidR="00AC7787" w:rsidRPr="00145984" w:rsidRDefault="008C78AB" w:rsidP="00E61623">
            <w:pPr>
              <w:tabs>
                <w:tab w:val="left" w:pos="1395"/>
              </w:tabs>
              <w:rPr>
                <w:rFonts w:cstheme="minorHAnsi"/>
              </w:rPr>
            </w:pPr>
            <w:ins w:id="2099" w:author="Naomi Nash" w:date="2022-05-02T16:14:00Z">
              <w:r>
                <w:rPr>
                  <w:rFonts w:cstheme="minorHAnsi"/>
                </w:rPr>
                <w:lastRenderedPageBreak/>
                <w:t xml:space="preserve">Assistant </w:t>
              </w:r>
            </w:ins>
            <w:del w:id="2100" w:author="Naomi Nash" w:date="2022-05-02T16:14:00Z">
              <w:r w:rsidR="00AC7787" w:rsidRPr="00145984" w:rsidDel="008C78AB">
                <w:rPr>
                  <w:rFonts w:cstheme="minorHAnsi"/>
                </w:rPr>
                <w:delText xml:space="preserve">Release </w:delText>
              </w:r>
            </w:del>
            <w:ins w:id="2101" w:author="Naomi Nash" w:date="2022-05-02T16:16:00Z">
              <w:r w:rsidR="00B66498">
                <w:rPr>
                  <w:rFonts w:cstheme="minorHAnsi"/>
                </w:rPr>
                <w:t>Lead</w:t>
              </w:r>
            </w:ins>
            <w:del w:id="2102" w:author="Naomi Nash" w:date="2022-05-02T16:16:00Z">
              <w:r w:rsidR="00AC7787" w:rsidRPr="00145984" w:rsidDel="00B66498">
                <w:rPr>
                  <w:rFonts w:cstheme="minorHAnsi"/>
                </w:rPr>
                <w:delText>Manager</w:delText>
              </w:r>
            </w:del>
          </w:p>
        </w:tc>
        <w:tc>
          <w:tcPr>
            <w:tcW w:w="3117" w:type="dxa"/>
          </w:tcPr>
          <w:p w14:paraId="321A1567" w14:textId="0106834C" w:rsidR="00AC7787" w:rsidRPr="00145984" w:rsidRDefault="000E569B" w:rsidP="000E569B">
            <w:pPr>
              <w:tabs>
                <w:tab w:val="left" w:pos="1395"/>
              </w:tabs>
              <w:rPr>
                <w:rFonts w:cstheme="minorHAnsi"/>
              </w:rPr>
            </w:pPr>
            <w:r w:rsidRPr="00145984">
              <w:rPr>
                <w:rFonts w:cstheme="minorHAnsi"/>
              </w:rPr>
              <w:t>Daria Pacheco</w:t>
            </w:r>
          </w:p>
        </w:tc>
        <w:tc>
          <w:tcPr>
            <w:tcW w:w="3117" w:type="dxa"/>
          </w:tcPr>
          <w:p w14:paraId="2DB3E8FC" w14:textId="5CD6C128" w:rsidR="00AC7787" w:rsidRPr="00145984" w:rsidRDefault="008C78AB" w:rsidP="00E61623">
            <w:pPr>
              <w:tabs>
                <w:tab w:val="left" w:pos="1395"/>
              </w:tabs>
              <w:rPr>
                <w:rFonts w:cstheme="minorHAnsi"/>
              </w:rPr>
            </w:pPr>
            <w:ins w:id="2103" w:author="Naomi Nash" w:date="2022-05-02T16:15:00Z">
              <w:r>
                <w:rPr>
                  <w:rFonts w:cstheme="minorHAnsi"/>
                </w:rPr>
                <w:t xml:space="preserve">Assists in creation and review of </w:t>
              </w:r>
              <w:r w:rsidR="00250CDC">
                <w:rPr>
                  <w:rFonts w:cstheme="minorHAnsi"/>
                </w:rPr>
                <w:t>content and materials</w:t>
              </w:r>
            </w:ins>
            <w:ins w:id="2104" w:author="Daria Pacheco" w:date="2022-04-19T03:05:00Z">
              <w:del w:id="2105" w:author="Naomi Nash" w:date="2022-05-02T16:15:00Z">
                <w:r w:rsidR="2CEB2559" w:rsidRPr="00145984" w:rsidDel="008C78AB">
                  <w:rPr>
                    <w:rFonts w:cstheme="minorHAnsi"/>
                  </w:rPr>
                  <w:delText xml:space="preserve">Keeps group on </w:delText>
                </w:r>
                <w:r w:rsidR="7EB8DBB1" w:rsidRPr="00145984" w:rsidDel="008C78AB">
                  <w:rPr>
                    <w:rFonts w:cstheme="minorHAnsi"/>
                  </w:rPr>
                  <w:delText>schedule</w:delText>
                </w:r>
              </w:del>
            </w:ins>
          </w:p>
        </w:tc>
      </w:tr>
      <w:tr w:rsidR="00AC7787" w:rsidRPr="00145984" w14:paraId="7905DAB2" w14:textId="77777777" w:rsidTr="5CEB99B8">
        <w:tblPrEx>
          <w:tblW w:w="0" w:type="auto"/>
          <w:tblPrExChange w:id="2106" w:author="Daria Pacheco" w:date="2022-04-18T22:55:00Z">
            <w:tblPrEx>
              <w:tblW w:w="0" w:type="auto"/>
            </w:tblPrEx>
          </w:tblPrExChange>
        </w:tblPrEx>
        <w:trPr>
          <w:trHeight w:val="300"/>
        </w:trPr>
        <w:tc>
          <w:tcPr>
            <w:tcW w:w="3116" w:type="dxa"/>
            <w:tcPrChange w:id="2107" w:author="Daria Pacheco" w:date="2022-04-18T22:55:00Z">
              <w:tcPr>
                <w:tcW w:w="3116" w:type="dxa"/>
              </w:tcPr>
            </w:tcPrChange>
          </w:tcPr>
          <w:p w14:paraId="4A9B2C8D" w14:textId="1DE7B583" w:rsidR="00AC7787" w:rsidRPr="00145984" w:rsidRDefault="00AC7787" w:rsidP="00E61623">
            <w:pPr>
              <w:tabs>
                <w:tab w:val="left" w:pos="1395"/>
              </w:tabs>
              <w:rPr>
                <w:rFonts w:cstheme="minorHAnsi"/>
              </w:rPr>
            </w:pPr>
            <w:r w:rsidRPr="00145984">
              <w:rPr>
                <w:rFonts w:cstheme="minorHAnsi"/>
              </w:rPr>
              <w:t>Documentation</w:t>
            </w:r>
            <w:del w:id="2108" w:author="Naomi Nash" w:date="2022-05-02T16:13:00Z">
              <w:r w:rsidRPr="00145984" w:rsidDel="005406A6">
                <w:rPr>
                  <w:rFonts w:cstheme="minorHAnsi"/>
                </w:rPr>
                <w:delText xml:space="preserve"> and</w:delText>
              </w:r>
            </w:del>
            <w:r w:rsidRPr="00145984">
              <w:rPr>
                <w:rFonts w:cstheme="minorHAnsi"/>
              </w:rPr>
              <w:t xml:space="preserve"> Tester</w:t>
            </w:r>
          </w:p>
        </w:tc>
        <w:tc>
          <w:tcPr>
            <w:tcW w:w="3117" w:type="dxa"/>
            <w:tcPrChange w:id="2109" w:author="Daria Pacheco" w:date="2022-04-18T22:55:00Z">
              <w:tcPr>
                <w:tcW w:w="3117" w:type="dxa"/>
              </w:tcPr>
            </w:tcPrChange>
          </w:tcPr>
          <w:p w14:paraId="3E090B71" w14:textId="7A65FA2B" w:rsidR="00AC7787" w:rsidRPr="00145984" w:rsidRDefault="000E569B" w:rsidP="00E61623">
            <w:pPr>
              <w:tabs>
                <w:tab w:val="left" w:pos="1395"/>
              </w:tabs>
              <w:rPr>
                <w:rFonts w:cstheme="minorHAnsi"/>
              </w:rPr>
            </w:pPr>
            <w:r w:rsidRPr="00145984">
              <w:rPr>
                <w:rFonts w:cstheme="minorHAnsi"/>
              </w:rPr>
              <w:t xml:space="preserve">Naomi Nash and </w:t>
            </w:r>
            <w:r w:rsidR="00AC7787" w:rsidRPr="00145984">
              <w:rPr>
                <w:rFonts w:cstheme="minorHAnsi"/>
              </w:rPr>
              <w:t>Daria Pacheco</w:t>
            </w:r>
          </w:p>
        </w:tc>
        <w:tc>
          <w:tcPr>
            <w:tcW w:w="3117" w:type="dxa"/>
            <w:tcPrChange w:id="2110" w:author="Daria Pacheco" w:date="2022-04-18T22:55:00Z">
              <w:tcPr>
                <w:tcW w:w="3117" w:type="dxa"/>
              </w:tcPr>
            </w:tcPrChange>
          </w:tcPr>
          <w:p w14:paraId="7C08CF4E" w14:textId="671BB8FD" w:rsidR="005406A6" w:rsidRPr="00145984" w:rsidRDefault="30D325B6" w:rsidP="00E61623">
            <w:pPr>
              <w:tabs>
                <w:tab w:val="left" w:pos="1395"/>
              </w:tabs>
              <w:rPr>
                <w:rFonts w:eastAsia="Roboto" w:cstheme="minorHAnsi"/>
                <w:color w:val="4D5156"/>
                <w:sz w:val="21"/>
                <w:szCs w:val="21"/>
                <w:rPrChange w:id="2111" w:author="Naomi Nash" w:date="2022-05-01T22:21:00Z">
                  <w:rPr>
                    <w:rFonts w:ascii="Roboto" w:eastAsia="Roboto" w:hAnsi="Roboto" w:cs="Roboto"/>
                    <w:color w:val="4D5156"/>
                    <w:sz w:val="21"/>
                    <w:szCs w:val="21"/>
                  </w:rPr>
                </w:rPrChange>
              </w:rPr>
            </w:pPr>
            <w:ins w:id="2112" w:author="Daria Pacheco" w:date="2022-04-19T03:10:00Z">
              <w:r w:rsidRPr="00145984">
                <w:rPr>
                  <w:rFonts w:eastAsia="Roboto" w:cstheme="minorHAnsi"/>
                  <w:color w:val="4D5156"/>
                  <w:sz w:val="21"/>
                  <w:szCs w:val="21"/>
                  <w:rPrChange w:id="2113" w:author="Naomi Nash" w:date="2022-05-01T22:21:00Z">
                    <w:rPr>
                      <w:rFonts w:ascii="Roboto" w:eastAsia="Roboto" w:hAnsi="Roboto" w:cs="Roboto"/>
                      <w:color w:val="4D5156"/>
                      <w:sz w:val="21"/>
                      <w:szCs w:val="21"/>
                    </w:rPr>
                  </w:rPrChange>
                </w:rPr>
                <w:t>Ensures that documentation about how to use the system matches with what the system does</w:t>
              </w:r>
            </w:ins>
          </w:p>
        </w:tc>
      </w:tr>
      <w:tr w:rsidR="00AC7787" w:rsidRPr="00145984" w14:paraId="276E120E" w14:textId="77777777" w:rsidTr="00AC7787">
        <w:tc>
          <w:tcPr>
            <w:tcW w:w="3116" w:type="dxa"/>
          </w:tcPr>
          <w:p w14:paraId="05C5AE45" w14:textId="1D578757" w:rsidR="00AC7787" w:rsidRPr="00145984" w:rsidRDefault="008C78AB" w:rsidP="00E61623">
            <w:pPr>
              <w:tabs>
                <w:tab w:val="left" w:pos="1395"/>
              </w:tabs>
              <w:rPr>
                <w:rFonts w:cstheme="minorHAnsi"/>
              </w:rPr>
            </w:pPr>
            <w:ins w:id="2114" w:author="Naomi Nash" w:date="2022-05-02T16:14:00Z">
              <w:r>
                <w:rPr>
                  <w:rFonts w:cstheme="minorHAnsi"/>
                </w:rPr>
                <w:t>Code Developer</w:t>
              </w:r>
              <w:r w:rsidRPr="00145984" w:rsidDel="005406A6">
                <w:rPr>
                  <w:rFonts w:cstheme="minorHAnsi"/>
                </w:rPr>
                <w:t xml:space="preserve"> </w:t>
              </w:r>
            </w:ins>
            <w:del w:id="2115" w:author="Naomi Nash" w:date="2022-05-02T16:13:00Z">
              <w:r w:rsidR="00AC7787" w:rsidRPr="00145984" w:rsidDel="005406A6">
                <w:rPr>
                  <w:rFonts w:cstheme="minorHAnsi"/>
                </w:rPr>
                <w:delText xml:space="preserve">Coder and </w:delText>
              </w:r>
            </w:del>
            <w:del w:id="2116" w:author="Naomi Nash" w:date="2022-05-02T16:14:00Z">
              <w:r w:rsidR="00AC7787" w:rsidRPr="00145984" w:rsidDel="008C78AB">
                <w:rPr>
                  <w:rFonts w:cstheme="minorHAnsi"/>
                </w:rPr>
                <w:delText>Tester</w:delText>
              </w:r>
            </w:del>
          </w:p>
        </w:tc>
        <w:tc>
          <w:tcPr>
            <w:tcW w:w="3117" w:type="dxa"/>
          </w:tcPr>
          <w:p w14:paraId="0BBB38FA" w14:textId="7B1FC6E2" w:rsidR="00AC7787" w:rsidRPr="00145984" w:rsidRDefault="00AC7787" w:rsidP="00E61623">
            <w:pPr>
              <w:tabs>
                <w:tab w:val="left" w:pos="1395"/>
              </w:tabs>
              <w:rPr>
                <w:rFonts w:cstheme="minorHAnsi"/>
              </w:rPr>
            </w:pPr>
            <w:r w:rsidRPr="00145984">
              <w:rPr>
                <w:rFonts w:cstheme="minorHAnsi"/>
              </w:rPr>
              <w:t>Naomi Nash and Daria Pacheco</w:t>
            </w:r>
          </w:p>
        </w:tc>
        <w:tc>
          <w:tcPr>
            <w:tcW w:w="3117" w:type="dxa"/>
          </w:tcPr>
          <w:p w14:paraId="2885933B" w14:textId="673A51BC" w:rsidR="00AC7787" w:rsidRPr="00145984" w:rsidRDefault="008C78AB" w:rsidP="00E61623">
            <w:pPr>
              <w:tabs>
                <w:tab w:val="left" w:pos="1395"/>
              </w:tabs>
              <w:rPr>
                <w:rFonts w:cstheme="minorHAnsi"/>
              </w:rPr>
            </w:pPr>
            <w:ins w:id="2117" w:author="Naomi Nash" w:date="2022-05-02T16:14:00Z">
              <w:r>
                <w:rPr>
                  <w:rFonts w:cstheme="minorHAnsi"/>
                </w:rPr>
                <w:t>Develops the software for the application</w:t>
              </w:r>
              <w:r w:rsidRPr="00145984">
                <w:rPr>
                  <w:rFonts w:cstheme="minorHAnsi"/>
                </w:rPr>
                <w:t xml:space="preserve"> </w:t>
              </w:r>
            </w:ins>
            <w:ins w:id="2118" w:author="Daria Pacheco" w:date="2022-04-19T03:11:00Z">
              <w:del w:id="2119" w:author="Naomi Nash" w:date="2022-04-24T16:40:00Z">
                <w:r w:rsidR="59C46984" w:rsidRPr="00145984" w:rsidDel="00DA0726">
                  <w:rPr>
                    <w:rFonts w:cstheme="minorHAnsi"/>
                  </w:rPr>
                  <w:delText>te</w:delText>
                </w:r>
              </w:del>
              <w:del w:id="2120" w:author="Naomi Nash" w:date="2022-05-02T16:14:00Z">
                <w:r w:rsidR="59C46984" w:rsidRPr="00145984" w:rsidDel="008C78AB">
                  <w:rPr>
                    <w:rFonts w:cstheme="minorHAnsi"/>
                  </w:rPr>
                  <w:delText>sts the software</w:delText>
                </w:r>
              </w:del>
            </w:ins>
          </w:p>
        </w:tc>
      </w:tr>
      <w:tr w:rsidR="005406A6" w:rsidRPr="00145984" w14:paraId="191ED073" w14:textId="77777777" w:rsidTr="00AC7787">
        <w:trPr>
          <w:ins w:id="2121" w:author="Naomi Nash" w:date="2022-05-02T16:13:00Z"/>
        </w:trPr>
        <w:tc>
          <w:tcPr>
            <w:tcW w:w="3116" w:type="dxa"/>
          </w:tcPr>
          <w:p w14:paraId="7FDCC4FE" w14:textId="41EFD6B1" w:rsidR="005406A6" w:rsidRPr="00145984" w:rsidDel="005406A6" w:rsidRDefault="008C78AB" w:rsidP="00E61623">
            <w:pPr>
              <w:tabs>
                <w:tab w:val="left" w:pos="1395"/>
              </w:tabs>
              <w:rPr>
                <w:ins w:id="2122" w:author="Naomi Nash" w:date="2022-05-02T16:13:00Z"/>
                <w:rFonts w:cstheme="minorHAnsi"/>
              </w:rPr>
            </w:pPr>
            <w:ins w:id="2123" w:author="Naomi Nash" w:date="2022-05-02T16:14:00Z">
              <w:r w:rsidRPr="00145984">
                <w:rPr>
                  <w:rFonts w:cstheme="minorHAnsi"/>
                </w:rPr>
                <w:t>Tester</w:t>
              </w:r>
            </w:ins>
          </w:p>
        </w:tc>
        <w:tc>
          <w:tcPr>
            <w:tcW w:w="3117" w:type="dxa"/>
          </w:tcPr>
          <w:p w14:paraId="537E539C" w14:textId="77E53B20" w:rsidR="005406A6" w:rsidRPr="00145984" w:rsidRDefault="008C78AB" w:rsidP="00E61623">
            <w:pPr>
              <w:tabs>
                <w:tab w:val="left" w:pos="1395"/>
              </w:tabs>
              <w:rPr>
                <w:ins w:id="2124" w:author="Naomi Nash" w:date="2022-05-02T16:13:00Z"/>
                <w:rFonts w:cstheme="minorHAnsi"/>
              </w:rPr>
            </w:pPr>
            <w:ins w:id="2125" w:author="Naomi Nash" w:date="2022-05-02T16:13:00Z">
              <w:r>
                <w:rPr>
                  <w:rFonts w:cstheme="minorHAnsi"/>
                </w:rPr>
                <w:t>Naomi Nash and Daria Pacheco</w:t>
              </w:r>
            </w:ins>
          </w:p>
        </w:tc>
        <w:tc>
          <w:tcPr>
            <w:tcW w:w="3117" w:type="dxa"/>
          </w:tcPr>
          <w:p w14:paraId="305A73F2" w14:textId="435E9168" w:rsidR="005406A6" w:rsidRPr="00145984" w:rsidRDefault="008C78AB" w:rsidP="00E61623">
            <w:pPr>
              <w:tabs>
                <w:tab w:val="left" w:pos="1395"/>
              </w:tabs>
              <w:rPr>
                <w:ins w:id="2126" w:author="Naomi Nash" w:date="2022-05-02T16:13:00Z"/>
                <w:rFonts w:cstheme="minorHAnsi"/>
              </w:rPr>
            </w:pPr>
            <w:ins w:id="2127" w:author="Naomi Nash" w:date="2022-05-02T16:14:00Z">
              <w:r w:rsidRPr="00145984">
                <w:rPr>
                  <w:rFonts w:cstheme="minorHAnsi"/>
                </w:rPr>
                <w:t>Tests the software</w:t>
              </w:r>
            </w:ins>
          </w:p>
        </w:tc>
      </w:tr>
    </w:tbl>
    <w:p w14:paraId="0A28A9E1" w14:textId="77777777" w:rsidR="005C1890" w:rsidRPr="00145984" w:rsidRDefault="005C1890" w:rsidP="00E61623">
      <w:pPr>
        <w:tabs>
          <w:tab w:val="left" w:pos="1395"/>
        </w:tabs>
        <w:rPr>
          <w:rFonts w:cstheme="minorHAnsi"/>
        </w:rPr>
      </w:pPr>
    </w:p>
    <w:p w14:paraId="24C17E40" w14:textId="1EF71469" w:rsidR="00FB178F" w:rsidRPr="00145984" w:rsidDel="008F5A29" w:rsidRDefault="00FB178F" w:rsidP="008F5A29">
      <w:pPr>
        <w:tabs>
          <w:tab w:val="left" w:pos="1395"/>
        </w:tabs>
        <w:rPr>
          <w:del w:id="2128" w:author="Naomi Nash" w:date="2022-04-29T21:26:00Z"/>
          <w:rFonts w:cstheme="minorHAnsi"/>
          <w:b/>
          <w:bCs/>
        </w:rPr>
      </w:pPr>
      <w:r w:rsidRPr="00145984">
        <w:rPr>
          <w:rFonts w:cstheme="minorHAnsi"/>
          <w:b/>
          <w:bCs/>
        </w:rPr>
        <w:t xml:space="preserve">2.7 </w:t>
      </w:r>
      <w:bookmarkStart w:id="2129" w:name="SoftwareDiagram"/>
      <w:r w:rsidR="004B0B63" w:rsidRPr="00145984">
        <w:rPr>
          <w:rFonts w:cstheme="minorHAnsi"/>
          <w:b/>
          <w:bCs/>
        </w:rPr>
        <w:t>SOFTWARE</w:t>
      </w:r>
      <w:r w:rsidRPr="00145984">
        <w:rPr>
          <w:rFonts w:cstheme="minorHAnsi"/>
          <w:b/>
          <w:bCs/>
        </w:rPr>
        <w:t xml:space="preserve"> DIAGRAM</w:t>
      </w:r>
      <w:bookmarkEnd w:id="2129"/>
      <w:r w:rsidRPr="00145984">
        <w:rPr>
          <w:rFonts w:cstheme="minorHAnsi"/>
          <w:b/>
          <w:bCs/>
        </w:rPr>
        <w:tab/>
      </w:r>
      <w:r w:rsidR="00CB227A" w:rsidRPr="00145984">
        <w:rPr>
          <w:rFonts w:cstheme="minorHAnsi"/>
          <w:b/>
          <w:bCs/>
        </w:rPr>
        <w:br/>
      </w:r>
      <w:commentRangeStart w:id="2130"/>
      <w:r w:rsidR="00CB227A" w:rsidRPr="00145984">
        <w:rPr>
          <w:rFonts w:cstheme="minorHAnsi"/>
          <w:noProof/>
        </w:rPr>
        <w:drawing>
          <wp:inline distT="0" distB="0" distL="0" distR="0" wp14:anchorId="4ECF0ED2" wp14:editId="3FE85EBA">
            <wp:extent cx="4680185" cy="5899868"/>
            <wp:effectExtent l="0" t="0" r="635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4"/>
                    <a:srcRect t="1686" b="2224"/>
                    <a:stretch/>
                  </pic:blipFill>
                  <pic:spPr bwMode="auto">
                    <a:xfrm>
                      <a:off x="0" y="0"/>
                      <a:ext cx="4742587" cy="5978532"/>
                    </a:xfrm>
                    <a:prstGeom prst="rect">
                      <a:avLst/>
                    </a:prstGeom>
                    <a:ln>
                      <a:noFill/>
                    </a:ln>
                    <a:extLst>
                      <a:ext uri="{53640926-AAD7-44D8-BBD7-CCE9431645EC}">
                        <a14:shadowObscured xmlns:a14="http://schemas.microsoft.com/office/drawing/2010/main"/>
                      </a:ext>
                    </a:extLst>
                  </pic:spPr>
                </pic:pic>
              </a:graphicData>
            </a:graphic>
          </wp:inline>
        </w:drawing>
      </w:r>
      <w:commentRangeEnd w:id="2130"/>
      <w:r w:rsidR="00D352B3" w:rsidRPr="00145984">
        <w:rPr>
          <w:rStyle w:val="CommentReference"/>
          <w:rFonts w:cstheme="minorHAnsi"/>
        </w:rPr>
        <w:commentReference w:id="2130"/>
      </w:r>
    </w:p>
    <w:p w14:paraId="5E416D3E" w14:textId="77777777" w:rsidR="008F5A29" w:rsidRPr="00145984" w:rsidRDefault="008F5A29" w:rsidP="008F5A29">
      <w:pPr>
        <w:tabs>
          <w:tab w:val="left" w:pos="1395"/>
        </w:tabs>
        <w:rPr>
          <w:ins w:id="2131" w:author="Naomi Nash" w:date="2022-04-29T21:26:00Z"/>
          <w:rFonts w:cstheme="minorHAnsi"/>
          <w:b/>
          <w:bCs/>
        </w:rPr>
      </w:pPr>
    </w:p>
    <w:p w14:paraId="1B469877" w14:textId="12A687AA" w:rsidR="00B256B4" w:rsidRPr="00145984" w:rsidRDefault="00EE4B36">
      <w:pPr>
        <w:tabs>
          <w:tab w:val="left" w:pos="1395"/>
        </w:tabs>
        <w:jc w:val="center"/>
        <w:rPr>
          <w:rFonts w:cstheme="minorHAnsi"/>
          <w:rPrChange w:id="2132" w:author="Naomi Nash" w:date="2022-05-01T22:21:00Z">
            <w:rPr>
              <w:b/>
              <w:bCs/>
            </w:rPr>
          </w:rPrChange>
        </w:rPr>
        <w:pPrChange w:id="2133" w:author="Naomi Nash" w:date="2022-04-29T21:26:00Z">
          <w:pPr>
            <w:tabs>
              <w:tab w:val="left" w:pos="1395"/>
            </w:tabs>
          </w:pPr>
        </w:pPrChange>
      </w:pPr>
      <w:ins w:id="2134" w:author="Daria Pacheco" w:date="2022-04-28T17:30:00Z">
        <w:r w:rsidRPr="00145984">
          <w:rPr>
            <w:rFonts w:cstheme="minorHAnsi"/>
            <w:rPrChange w:id="2135" w:author="Naomi Nash" w:date="2022-05-01T22:21:00Z">
              <w:rPr>
                <w:b/>
                <w:bCs/>
              </w:rPr>
            </w:rPrChange>
          </w:rPr>
          <w:t>This diagram describes the software step process of going through</w:t>
        </w:r>
        <w:r w:rsidR="00BA7C83" w:rsidRPr="00145984">
          <w:rPr>
            <w:rFonts w:cstheme="minorHAnsi"/>
            <w:rPrChange w:id="2136" w:author="Naomi Nash" w:date="2022-05-01T22:21:00Z">
              <w:rPr>
                <w:b/>
                <w:bCs/>
              </w:rPr>
            </w:rPrChange>
          </w:rPr>
          <w:t xml:space="preserve"> the DripCards website</w:t>
        </w:r>
      </w:ins>
    </w:p>
    <w:p w14:paraId="05C9319F" w14:textId="77777777" w:rsidR="00A974DF" w:rsidRPr="00145984" w:rsidRDefault="00A974DF" w:rsidP="00E61623">
      <w:pPr>
        <w:tabs>
          <w:tab w:val="left" w:pos="1395"/>
        </w:tabs>
        <w:rPr>
          <w:ins w:id="2137" w:author="Naomi Nash" w:date="2022-04-26T22:23:00Z"/>
          <w:rFonts w:cstheme="minorHAnsi"/>
          <w:b/>
          <w:bCs/>
        </w:rPr>
      </w:pPr>
    </w:p>
    <w:p w14:paraId="2BDAE020" w14:textId="43BE9FD3" w:rsidR="00053C59" w:rsidRPr="00145984" w:rsidRDefault="00FB178F" w:rsidP="00E61623">
      <w:pPr>
        <w:tabs>
          <w:tab w:val="left" w:pos="1395"/>
        </w:tabs>
        <w:rPr>
          <w:ins w:id="2138" w:author="Daria Pacheco" w:date="2022-04-28T17:31:00Z"/>
          <w:rFonts w:cstheme="minorHAnsi"/>
          <w:b/>
          <w:bCs/>
        </w:rPr>
      </w:pPr>
      <w:r w:rsidRPr="00145984">
        <w:rPr>
          <w:rFonts w:cstheme="minorHAnsi"/>
          <w:b/>
          <w:bCs/>
        </w:rPr>
        <w:t xml:space="preserve">2.8 </w:t>
      </w:r>
      <w:bookmarkStart w:id="2139" w:name="InsfrastructureDiagram"/>
      <w:r w:rsidR="004B0B63" w:rsidRPr="00145984">
        <w:rPr>
          <w:rFonts w:cstheme="minorHAnsi"/>
          <w:b/>
          <w:bCs/>
        </w:rPr>
        <w:t>INFRASTUCTURE</w:t>
      </w:r>
      <w:r w:rsidRPr="00145984">
        <w:rPr>
          <w:rFonts w:cstheme="minorHAnsi"/>
          <w:b/>
          <w:bCs/>
        </w:rPr>
        <w:t xml:space="preserve"> DIAGRAM</w:t>
      </w:r>
      <w:bookmarkEnd w:id="2139"/>
      <w:r w:rsidR="00CB227A" w:rsidRPr="00145984">
        <w:rPr>
          <w:rFonts w:cstheme="minorHAnsi"/>
          <w:b/>
          <w:bCs/>
        </w:rPr>
        <w:br/>
      </w:r>
      <w:commentRangeStart w:id="2140"/>
      <w:r w:rsidR="00B15B5A" w:rsidRPr="00145984">
        <w:rPr>
          <w:rFonts w:cstheme="minorHAnsi"/>
          <w:noProof/>
        </w:rPr>
        <w:drawing>
          <wp:inline distT="0" distB="0" distL="0" distR="0" wp14:anchorId="48684F29" wp14:editId="36A425BF">
            <wp:extent cx="4150443" cy="4132613"/>
            <wp:effectExtent l="0" t="0" r="2540" b="127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5"/>
                    <a:srcRect t="1928" b="2129"/>
                    <a:stretch/>
                  </pic:blipFill>
                  <pic:spPr bwMode="auto">
                    <a:xfrm>
                      <a:off x="0" y="0"/>
                      <a:ext cx="4166675" cy="4148776"/>
                    </a:xfrm>
                    <a:prstGeom prst="rect">
                      <a:avLst/>
                    </a:prstGeom>
                    <a:ln>
                      <a:noFill/>
                    </a:ln>
                    <a:extLst>
                      <a:ext uri="{53640926-AAD7-44D8-BBD7-CCE9431645EC}">
                        <a14:shadowObscured xmlns:a14="http://schemas.microsoft.com/office/drawing/2010/main"/>
                      </a:ext>
                    </a:extLst>
                  </pic:spPr>
                </pic:pic>
              </a:graphicData>
            </a:graphic>
          </wp:inline>
        </w:drawing>
      </w:r>
      <w:commentRangeEnd w:id="2140"/>
      <w:r w:rsidR="00D352B3" w:rsidRPr="00145984">
        <w:rPr>
          <w:rStyle w:val="CommentReference"/>
          <w:rFonts w:cstheme="minorHAnsi"/>
        </w:rPr>
        <w:commentReference w:id="2140"/>
      </w:r>
    </w:p>
    <w:p w14:paraId="638ADCE4" w14:textId="0C8DAF32" w:rsidR="00294CD5" w:rsidRPr="00145984" w:rsidRDefault="00F039B3">
      <w:pPr>
        <w:tabs>
          <w:tab w:val="left" w:pos="1395"/>
        </w:tabs>
        <w:jc w:val="both"/>
        <w:rPr>
          <w:rFonts w:cstheme="minorHAnsi"/>
          <w:rPrChange w:id="2141" w:author="Naomi Nash" w:date="2022-05-01T22:21:00Z">
            <w:rPr>
              <w:b/>
              <w:bCs/>
            </w:rPr>
          </w:rPrChange>
        </w:rPr>
        <w:pPrChange w:id="2142" w:author="Daria Pacheco" w:date="2022-04-28T17:34:00Z">
          <w:pPr>
            <w:tabs>
              <w:tab w:val="left" w:pos="1395"/>
            </w:tabs>
          </w:pPr>
        </w:pPrChange>
      </w:pPr>
      <w:ins w:id="2143" w:author="Daria Pacheco" w:date="2022-04-28T17:32:00Z">
        <w:r w:rsidRPr="00145984">
          <w:rPr>
            <w:rFonts w:cstheme="minorHAnsi"/>
            <w:rPrChange w:id="2144" w:author="Naomi Nash" w:date="2022-05-01T22:21:00Z">
              <w:rPr>
                <w:b/>
                <w:bCs/>
              </w:rPr>
            </w:rPrChange>
          </w:rPr>
          <w:t xml:space="preserve">This diagram is an </w:t>
        </w:r>
        <w:r w:rsidR="00160449" w:rsidRPr="00145984">
          <w:rPr>
            <w:rFonts w:cstheme="minorHAnsi"/>
            <w:rPrChange w:id="2145" w:author="Naomi Nash" w:date="2022-05-01T22:21:00Z">
              <w:rPr>
                <w:b/>
                <w:bCs/>
              </w:rPr>
            </w:rPrChange>
          </w:rPr>
          <w:t xml:space="preserve">architecture </w:t>
        </w:r>
      </w:ins>
      <w:ins w:id="2146" w:author="Naomi Nash" w:date="2022-05-02T17:45:00Z">
        <w:r w:rsidR="007709B6">
          <w:rPr>
            <w:rFonts w:cstheme="minorHAnsi"/>
          </w:rPr>
          <w:t>diagram</w:t>
        </w:r>
      </w:ins>
      <w:ins w:id="2147" w:author="Daria Pacheco" w:date="2022-04-28T17:33:00Z">
        <w:del w:id="2148" w:author="Naomi Nash" w:date="2022-05-02T17:45:00Z">
          <w:r w:rsidR="000C0F36" w:rsidRPr="00145984" w:rsidDel="007709B6">
            <w:rPr>
              <w:rFonts w:cstheme="minorHAnsi"/>
              <w:rPrChange w:id="2149" w:author="Naomi Nash" w:date="2022-05-01T22:21:00Z">
                <w:rPr>
                  <w:b/>
                  <w:bCs/>
                </w:rPr>
              </w:rPrChange>
            </w:rPr>
            <w:delText>template</w:delText>
          </w:r>
        </w:del>
        <w:r w:rsidR="000C0F36" w:rsidRPr="00145984">
          <w:rPr>
            <w:rFonts w:cstheme="minorHAnsi"/>
            <w:rPrChange w:id="2150" w:author="Naomi Nash" w:date="2022-05-01T22:21:00Z">
              <w:rPr>
                <w:b/>
                <w:bCs/>
              </w:rPr>
            </w:rPrChange>
          </w:rPr>
          <w:t xml:space="preserve"> of how</w:t>
        </w:r>
        <w:r w:rsidR="00381AA6" w:rsidRPr="00145984">
          <w:rPr>
            <w:rFonts w:cstheme="minorHAnsi"/>
            <w:rPrChange w:id="2151" w:author="Naomi Nash" w:date="2022-05-01T22:21:00Z">
              <w:rPr>
                <w:b/>
                <w:bCs/>
              </w:rPr>
            </w:rPrChange>
          </w:rPr>
          <w:t xml:space="preserve"> the </w:t>
        </w:r>
        <w:r w:rsidR="00F654C0" w:rsidRPr="00145984">
          <w:rPr>
            <w:rFonts w:cstheme="minorHAnsi"/>
            <w:rPrChange w:id="2152" w:author="Naomi Nash" w:date="2022-05-01T22:21:00Z">
              <w:rPr>
                <w:b/>
                <w:bCs/>
              </w:rPr>
            </w:rPrChange>
          </w:rPr>
          <w:t>computer softwa</w:t>
        </w:r>
      </w:ins>
      <w:ins w:id="2153" w:author="Daria Pacheco" w:date="2022-04-28T17:34:00Z">
        <w:r w:rsidR="00F654C0" w:rsidRPr="00145984">
          <w:rPr>
            <w:rFonts w:cstheme="minorHAnsi"/>
            <w:rPrChange w:id="2154" w:author="Naomi Nash" w:date="2022-05-01T22:21:00Z">
              <w:rPr>
                <w:b/>
                <w:bCs/>
              </w:rPr>
            </w:rPrChange>
          </w:rPr>
          <w:t>re and hardware</w:t>
        </w:r>
        <w:r w:rsidR="00A47227" w:rsidRPr="00145984">
          <w:rPr>
            <w:rFonts w:cstheme="minorHAnsi"/>
            <w:rPrChange w:id="2155" w:author="Naomi Nash" w:date="2022-05-01T22:21:00Z">
              <w:rPr>
                <w:b/>
                <w:bCs/>
              </w:rPr>
            </w:rPrChange>
          </w:rPr>
          <w:t xml:space="preserve"> components are connected</w:t>
        </w:r>
        <w:r w:rsidR="00187214" w:rsidRPr="00145984">
          <w:rPr>
            <w:rFonts w:cstheme="minorHAnsi"/>
            <w:rPrChange w:id="2156" w:author="Naomi Nash" w:date="2022-05-01T22:21:00Z">
              <w:rPr>
                <w:b/>
                <w:bCs/>
              </w:rPr>
            </w:rPrChange>
          </w:rPr>
          <w:t>.</w:t>
        </w:r>
      </w:ins>
    </w:p>
    <w:p w14:paraId="1C7158CE" w14:textId="63DC43A7" w:rsidR="00FA5BC6" w:rsidRPr="00145984" w:rsidRDefault="00FA5BC6" w:rsidP="00E61623">
      <w:pPr>
        <w:tabs>
          <w:tab w:val="left" w:pos="1395"/>
        </w:tabs>
        <w:rPr>
          <w:rFonts w:cstheme="minorHAnsi"/>
          <w:b/>
          <w:bCs/>
        </w:rPr>
      </w:pPr>
    </w:p>
    <w:p w14:paraId="3090CDD5" w14:textId="3BDB0973" w:rsidR="00053C59" w:rsidRPr="00145984" w:rsidRDefault="00053C59" w:rsidP="00E61623">
      <w:pPr>
        <w:tabs>
          <w:tab w:val="left" w:pos="1395"/>
        </w:tabs>
        <w:rPr>
          <w:ins w:id="2157" w:author="Daria Pacheco" w:date="2022-04-28T17:34:00Z"/>
          <w:rFonts w:cstheme="minorHAnsi"/>
          <w:b/>
          <w:bCs/>
        </w:rPr>
      </w:pPr>
      <w:r w:rsidRPr="00145984">
        <w:rPr>
          <w:rFonts w:cstheme="minorHAnsi"/>
          <w:b/>
          <w:bCs/>
        </w:rPr>
        <w:lastRenderedPageBreak/>
        <w:t xml:space="preserve">2.9 </w:t>
      </w:r>
      <w:bookmarkStart w:id="2158" w:name="UseCasesDiagram"/>
      <w:r w:rsidR="006956EE" w:rsidRPr="00145984">
        <w:rPr>
          <w:rFonts w:cstheme="minorHAnsi"/>
          <w:b/>
          <w:bCs/>
        </w:rPr>
        <w:t>USE CASE</w:t>
      </w:r>
      <w:ins w:id="2159" w:author="Naomi Nash" w:date="2022-04-26T21:52:00Z">
        <w:r w:rsidR="00863F2D" w:rsidRPr="00145984">
          <w:rPr>
            <w:rFonts w:cstheme="minorHAnsi"/>
            <w:b/>
            <w:bCs/>
          </w:rPr>
          <w:t>/P</w:t>
        </w:r>
        <w:r w:rsidR="00EA36A9" w:rsidRPr="00145984">
          <w:rPr>
            <w:rFonts w:cstheme="minorHAnsi"/>
            <w:b/>
            <w:bCs/>
          </w:rPr>
          <w:t>ROCESS FLO</w:t>
        </w:r>
      </w:ins>
      <w:ins w:id="2160" w:author="Naomi Nash" w:date="2022-04-26T22:21:00Z">
        <w:r w:rsidR="00E40C79" w:rsidRPr="00145984">
          <w:rPr>
            <w:rFonts w:cstheme="minorHAnsi"/>
            <w:b/>
            <w:bCs/>
          </w:rPr>
          <w:t>W</w:t>
        </w:r>
      </w:ins>
      <w:del w:id="2161" w:author="Naomi Nash" w:date="2022-04-22T22:10:00Z">
        <w:r w:rsidR="006956EE" w:rsidRPr="00145984" w:rsidDel="008F2264">
          <w:rPr>
            <w:rFonts w:cstheme="minorHAnsi"/>
            <w:b/>
            <w:bCs/>
          </w:rPr>
          <w:delText>S</w:delText>
        </w:r>
      </w:del>
      <w:r w:rsidRPr="00145984">
        <w:rPr>
          <w:rFonts w:cstheme="minorHAnsi"/>
          <w:b/>
          <w:bCs/>
        </w:rPr>
        <w:t xml:space="preserve"> DIAGRAM</w:t>
      </w:r>
      <w:bookmarkEnd w:id="2158"/>
      <w:r w:rsidR="00B15B5A" w:rsidRPr="00145984">
        <w:rPr>
          <w:rFonts w:cstheme="minorHAnsi"/>
          <w:b/>
          <w:bCs/>
        </w:rPr>
        <w:br/>
      </w:r>
      <w:commentRangeStart w:id="2162"/>
      <w:r w:rsidR="00D84094" w:rsidRPr="00145984">
        <w:rPr>
          <w:rFonts w:cstheme="minorHAnsi"/>
          <w:noProof/>
        </w:rPr>
        <w:drawing>
          <wp:inline distT="0" distB="0" distL="0" distR="0" wp14:anchorId="68CFFBA3" wp14:editId="6FFCB79E">
            <wp:extent cx="6441522" cy="330134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6"/>
                    <a:srcRect l="1070" t="1" b="1846"/>
                    <a:stretch/>
                  </pic:blipFill>
                  <pic:spPr bwMode="auto">
                    <a:xfrm>
                      <a:off x="0" y="0"/>
                      <a:ext cx="6460821" cy="3311231"/>
                    </a:xfrm>
                    <a:prstGeom prst="rect">
                      <a:avLst/>
                    </a:prstGeom>
                    <a:ln>
                      <a:noFill/>
                    </a:ln>
                    <a:extLst>
                      <a:ext uri="{53640926-AAD7-44D8-BBD7-CCE9431645EC}">
                        <a14:shadowObscured xmlns:a14="http://schemas.microsoft.com/office/drawing/2010/main"/>
                      </a:ext>
                    </a:extLst>
                  </pic:spPr>
                </pic:pic>
              </a:graphicData>
            </a:graphic>
          </wp:inline>
        </w:drawing>
      </w:r>
      <w:commentRangeEnd w:id="2162"/>
      <w:r w:rsidR="00D352B3" w:rsidRPr="00145984">
        <w:rPr>
          <w:rStyle w:val="CommentReference"/>
          <w:rFonts w:cstheme="minorHAnsi"/>
        </w:rPr>
        <w:commentReference w:id="2162"/>
      </w:r>
    </w:p>
    <w:p w14:paraId="3DA75B4F" w14:textId="3FF17959" w:rsidR="00187214" w:rsidRPr="00145984" w:rsidRDefault="005844E4">
      <w:pPr>
        <w:tabs>
          <w:tab w:val="left" w:pos="1395"/>
        </w:tabs>
        <w:jc w:val="center"/>
        <w:rPr>
          <w:rFonts w:cstheme="minorHAnsi"/>
          <w:rPrChange w:id="2163" w:author="Naomi Nash" w:date="2022-05-01T22:21:00Z">
            <w:rPr>
              <w:b/>
              <w:bCs/>
            </w:rPr>
          </w:rPrChange>
        </w:rPr>
        <w:pPrChange w:id="2164" w:author="Naomi Nash" w:date="2022-04-29T23:27:00Z">
          <w:pPr>
            <w:tabs>
              <w:tab w:val="left" w:pos="1395"/>
            </w:tabs>
          </w:pPr>
        </w:pPrChange>
      </w:pPr>
      <w:ins w:id="2165" w:author="Daria Pacheco" w:date="2022-04-28T17:35:00Z">
        <w:r w:rsidRPr="00145984">
          <w:rPr>
            <w:rFonts w:cstheme="minorHAnsi"/>
            <w:rPrChange w:id="2166" w:author="Naomi Nash" w:date="2022-05-01T22:21:00Z">
              <w:rPr>
                <w:b/>
                <w:bCs/>
              </w:rPr>
            </w:rPrChange>
          </w:rPr>
          <w:t xml:space="preserve">This diagram describes </w:t>
        </w:r>
        <w:r w:rsidR="00715425" w:rsidRPr="00145984">
          <w:rPr>
            <w:rFonts w:cstheme="minorHAnsi"/>
            <w:rPrChange w:id="2167" w:author="Naomi Nash" w:date="2022-05-01T22:21:00Z">
              <w:rPr>
                <w:b/>
                <w:bCs/>
              </w:rPr>
            </w:rPrChange>
          </w:rPr>
          <w:t xml:space="preserve">how the user </w:t>
        </w:r>
      </w:ins>
      <w:ins w:id="2168" w:author="Daria Pacheco" w:date="2022-04-28T17:36:00Z">
        <w:r w:rsidR="00270D59" w:rsidRPr="00145984">
          <w:rPr>
            <w:rFonts w:cstheme="minorHAnsi"/>
            <w:rPrChange w:id="2169" w:author="Naomi Nash" w:date="2022-05-01T22:21:00Z">
              <w:rPr>
                <w:b/>
                <w:bCs/>
              </w:rPr>
            </w:rPrChange>
          </w:rPr>
          <w:t>can use the website and how the system respon</w:t>
        </w:r>
        <w:r w:rsidR="00D03123" w:rsidRPr="00145984">
          <w:rPr>
            <w:rFonts w:cstheme="minorHAnsi"/>
            <w:rPrChange w:id="2170" w:author="Naomi Nash" w:date="2022-05-01T22:21:00Z">
              <w:rPr>
                <w:b/>
                <w:bCs/>
              </w:rPr>
            </w:rPrChange>
          </w:rPr>
          <w:t>ds to each action.</w:t>
        </w:r>
      </w:ins>
    </w:p>
    <w:p w14:paraId="35F73B39" w14:textId="68A7D977" w:rsidR="00053C59" w:rsidRPr="00145984" w:rsidRDefault="00053C59" w:rsidP="00E61623">
      <w:pPr>
        <w:tabs>
          <w:tab w:val="left" w:pos="1395"/>
        </w:tabs>
        <w:rPr>
          <w:ins w:id="2171" w:author="Daria Pacheco" w:date="2022-04-19T03:30:00Z"/>
          <w:rFonts w:cstheme="minorHAnsi"/>
          <w:b/>
          <w:bCs/>
        </w:rPr>
      </w:pPr>
    </w:p>
    <w:p w14:paraId="6D4D984F" w14:textId="7E390998" w:rsidR="01730410" w:rsidRPr="00145984" w:rsidRDefault="00C96FFB" w:rsidP="01730410">
      <w:pPr>
        <w:tabs>
          <w:tab w:val="left" w:pos="1395"/>
        </w:tabs>
        <w:rPr>
          <w:ins w:id="2172" w:author="Daria Pacheco" w:date="2022-04-28T17:37:00Z"/>
          <w:rFonts w:cstheme="minorHAnsi"/>
          <w:b/>
          <w:bCs/>
        </w:rPr>
      </w:pPr>
      <w:ins w:id="2173" w:author="Naomi Nash" w:date="2022-04-19T21:35:00Z">
        <w:r w:rsidRPr="00145984">
          <w:rPr>
            <w:rFonts w:cstheme="minorHAnsi"/>
            <w:b/>
            <w:bCs/>
          </w:rPr>
          <w:lastRenderedPageBreak/>
          <w:t>2.</w:t>
        </w:r>
      </w:ins>
      <w:ins w:id="2174" w:author="Naomi Nash" w:date="2022-04-19T21:36:00Z">
        <w:r w:rsidR="00F557F2" w:rsidRPr="00145984">
          <w:rPr>
            <w:rFonts w:cstheme="minorHAnsi"/>
            <w:b/>
            <w:bCs/>
          </w:rPr>
          <w:t>10</w:t>
        </w:r>
      </w:ins>
      <w:ins w:id="2175" w:author="Naomi Nash" w:date="2022-04-19T21:35:00Z">
        <w:r w:rsidRPr="00145984">
          <w:rPr>
            <w:rFonts w:cstheme="minorHAnsi"/>
            <w:b/>
            <w:bCs/>
          </w:rPr>
          <w:t xml:space="preserve"> </w:t>
        </w:r>
        <w:bookmarkStart w:id="2176" w:name="UserBasedFunctionalitiesDiagram"/>
        <w:r w:rsidRPr="00145984">
          <w:rPr>
            <w:rFonts w:cstheme="minorHAnsi"/>
            <w:b/>
            <w:bCs/>
          </w:rPr>
          <w:t>USE</w:t>
        </w:r>
      </w:ins>
      <w:ins w:id="2177" w:author="Naomi Nash" w:date="2022-04-19T21:36:00Z">
        <w:r w:rsidR="00F557F2" w:rsidRPr="00145984">
          <w:rPr>
            <w:rFonts w:cstheme="minorHAnsi"/>
            <w:b/>
            <w:bCs/>
          </w:rPr>
          <w:t>R-BASED FUNCTIONALITY DIAGRAM</w:t>
        </w:r>
      </w:ins>
      <w:bookmarkEnd w:id="2176"/>
      <w:r w:rsidRPr="00145984">
        <w:rPr>
          <w:rFonts w:cstheme="minorHAnsi"/>
        </w:rPr>
        <w:br/>
      </w:r>
      <w:commentRangeStart w:id="2178"/>
      <w:ins w:id="2179" w:author="Naomi Nash" w:date="2022-04-19T22:39:00Z">
        <w:r w:rsidR="00964BC5" w:rsidRPr="00145984">
          <w:rPr>
            <w:rFonts w:cstheme="minorHAnsi"/>
            <w:noProof/>
          </w:rPr>
          <w:drawing>
            <wp:inline distT="0" distB="0" distL="0" distR="0" wp14:anchorId="4996A9B1" wp14:editId="58C07DC1">
              <wp:extent cx="4496545" cy="4108862"/>
              <wp:effectExtent l="0" t="0" r="0" b="635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504628" cy="4116248"/>
                      </a:xfrm>
                      <a:prstGeom prst="rect">
                        <a:avLst/>
                      </a:prstGeom>
                    </pic:spPr>
                  </pic:pic>
                </a:graphicData>
              </a:graphic>
            </wp:inline>
          </w:drawing>
        </w:r>
      </w:ins>
      <w:commentRangeEnd w:id="2178"/>
      <w:ins w:id="2180" w:author="Naomi Nash" w:date="2022-04-29T23:35:00Z">
        <w:r w:rsidR="00D352B3" w:rsidRPr="00145984">
          <w:rPr>
            <w:rStyle w:val="CommentReference"/>
            <w:rFonts w:cstheme="minorHAnsi"/>
          </w:rPr>
          <w:commentReference w:id="2178"/>
        </w:r>
      </w:ins>
      <w:del w:id="2181" w:author="Naomi Nash" w:date="2022-04-26T22:10:00Z">
        <w:r w:rsidR="00F557F2" w:rsidRPr="00145984">
          <w:rPr>
            <w:rFonts w:cstheme="minorHAnsi"/>
            <w:noProof/>
          </w:rPr>
          <w:drawing>
            <wp:inline distT="0" distB="0" distL="0" distR="0" wp14:anchorId="619A72AE" wp14:editId="32A86C50">
              <wp:extent cx="50221" cy="45719"/>
              <wp:effectExtent l="0" t="0" r="698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cstate="print">
                        <a:extLst>
                          <a:ext uri="{28A0092B-C50C-407E-A947-70E740481C1C}">
                            <a14:useLocalDpi xmlns:a14="http://schemas.microsoft.com/office/drawing/2010/main" val="0"/>
                          </a:ext>
                        </a:extLst>
                      </a:blip>
                      <a:stretch>
                        <a:fillRect/>
                      </a:stretch>
                    </pic:blipFill>
                    <pic:spPr>
                      <a:xfrm flipH="1" flipV="1">
                        <a:off x="0" y="0"/>
                        <a:ext cx="50221" cy="45719"/>
                      </a:xfrm>
                      <a:prstGeom prst="rect">
                        <a:avLst/>
                      </a:prstGeom>
                    </pic:spPr>
                  </pic:pic>
                </a:graphicData>
              </a:graphic>
            </wp:inline>
          </w:drawing>
        </w:r>
      </w:del>
    </w:p>
    <w:p w14:paraId="2934AD74" w14:textId="4F472FD0" w:rsidR="00373DD4" w:rsidRPr="00145984" w:rsidRDefault="00373DD4" w:rsidP="01730410">
      <w:pPr>
        <w:tabs>
          <w:tab w:val="left" w:pos="1395"/>
        </w:tabs>
        <w:rPr>
          <w:ins w:id="2182" w:author="Naomi Nash" w:date="2022-04-19T22:39:00Z"/>
          <w:rFonts w:cstheme="minorHAnsi"/>
          <w:rPrChange w:id="2183" w:author="Naomi Nash" w:date="2022-05-01T22:21:00Z">
            <w:rPr>
              <w:ins w:id="2184" w:author="Naomi Nash" w:date="2022-04-19T22:39:00Z"/>
              <w:b/>
              <w:bCs/>
            </w:rPr>
          </w:rPrChange>
        </w:rPr>
      </w:pPr>
      <w:ins w:id="2185" w:author="Daria Pacheco" w:date="2022-04-28T17:37:00Z">
        <w:r w:rsidRPr="00145984">
          <w:rPr>
            <w:rFonts w:cstheme="minorHAnsi"/>
            <w:rPrChange w:id="2186" w:author="Naomi Nash" w:date="2022-05-01T22:21:00Z">
              <w:rPr>
                <w:b/>
                <w:bCs/>
              </w:rPr>
            </w:rPrChange>
          </w:rPr>
          <w:t>This diagram des</w:t>
        </w:r>
        <w:r w:rsidR="00B94CBF" w:rsidRPr="00145984">
          <w:rPr>
            <w:rFonts w:cstheme="minorHAnsi"/>
            <w:rPrChange w:id="2187" w:author="Naomi Nash" w:date="2022-05-01T22:21:00Z">
              <w:rPr>
                <w:b/>
                <w:bCs/>
              </w:rPr>
            </w:rPrChange>
          </w:rPr>
          <w:t>cribes</w:t>
        </w:r>
      </w:ins>
      <w:ins w:id="2188" w:author="Daria Pacheco" w:date="2022-04-28T17:38:00Z">
        <w:r w:rsidR="006F5DA5" w:rsidRPr="00145984">
          <w:rPr>
            <w:rFonts w:cstheme="minorHAnsi"/>
            <w:rPrChange w:id="2189" w:author="Naomi Nash" w:date="2022-05-01T22:21:00Z">
              <w:rPr>
                <w:b/>
                <w:bCs/>
              </w:rPr>
            </w:rPrChange>
          </w:rPr>
          <w:t xml:space="preserve"> </w:t>
        </w:r>
      </w:ins>
      <w:ins w:id="2190" w:author="Daria Pacheco" w:date="2022-04-28T17:39:00Z">
        <w:r w:rsidR="00603C6D" w:rsidRPr="00145984">
          <w:rPr>
            <w:rFonts w:cstheme="minorHAnsi"/>
            <w:rPrChange w:id="2191" w:author="Naomi Nash" w:date="2022-05-01T22:21:00Z">
              <w:rPr>
                <w:b/>
                <w:bCs/>
              </w:rPr>
            </w:rPrChange>
          </w:rPr>
          <w:t xml:space="preserve">the different features included </w:t>
        </w:r>
        <w:r w:rsidR="0075589F" w:rsidRPr="00145984">
          <w:rPr>
            <w:rFonts w:cstheme="minorHAnsi"/>
            <w:rPrChange w:id="2192" w:author="Naomi Nash" w:date="2022-05-01T22:21:00Z">
              <w:rPr>
                <w:b/>
                <w:bCs/>
              </w:rPr>
            </w:rPrChange>
          </w:rPr>
          <w:t>for a regular</w:t>
        </w:r>
      </w:ins>
      <w:ins w:id="2193" w:author="Daria Pacheco" w:date="2022-04-28T17:40:00Z">
        <w:r w:rsidR="0075589F" w:rsidRPr="00145984">
          <w:rPr>
            <w:rFonts w:cstheme="minorHAnsi"/>
            <w:rPrChange w:id="2194" w:author="Naomi Nash" w:date="2022-05-01T22:21:00Z">
              <w:rPr>
                <w:b/>
                <w:bCs/>
              </w:rPr>
            </w:rPrChange>
          </w:rPr>
          <w:t xml:space="preserve"> user account, an admin account,</w:t>
        </w:r>
        <w:r w:rsidR="003C2493" w:rsidRPr="00145984">
          <w:rPr>
            <w:rFonts w:cstheme="minorHAnsi"/>
            <w:rPrChange w:id="2195" w:author="Naomi Nash" w:date="2022-05-01T22:21:00Z">
              <w:rPr>
                <w:b/>
                <w:bCs/>
              </w:rPr>
            </w:rPrChange>
          </w:rPr>
          <w:t xml:space="preserve"> </w:t>
        </w:r>
        <w:r w:rsidR="00D23D1F" w:rsidRPr="00145984">
          <w:rPr>
            <w:rFonts w:cstheme="minorHAnsi"/>
            <w:rPrChange w:id="2196" w:author="Naomi Nash" w:date="2022-05-01T22:21:00Z">
              <w:rPr>
                <w:b/>
                <w:bCs/>
              </w:rPr>
            </w:rPrChange>
          </w:rPr>
          <w:t>and a subscribed user account.</w:t>
        </w:r>
      </w:ins>
    </w:p>
    <w:p w14:paraId="120B4764" w14:textId="77777777" w:rsidR="003139FE" w:rsidRPr="00145984" w:rsidRDefault="003139FE" w:rsidP="01730410">
      <w:pPr>
        <w:tabs>
          <w:tab w:val="left" w:pos="1395"/>
        </w:tabs>
        <w:rPr>
          <w:ins w:id="2197" w:author="Daria Pacheco" w:date="2022-04-20T02:28:00Z"/>
          <w:rFonts w:cstheme="minorHAnsi"/>
          <w:b/>
          <w:bCs/>
        </w:rPr>
      </w:pPr>
    </w:p>
    <w:p w14:paraId="512AFD14" w14:textId="5ABF7181" w:rsidR="00C078A0" w:rsidRPr="00145984" w:rsidRDefault="3FA299D7" w:rsidP="3F4EC5F1">
      <w:pPr>
        <w:tabs>
          <w:tab w:val="left" w:pos="1395"/>
        </w:tabs>
        <w:rPr>
          <w:ins w:id="2198" w:author="Daria Pacheco" w:date="2022-04-28T17:40:00Z"/>
          <w:rFonts w:cstheme="minorHAnsi"/>
          <w:b/>
          <w:bCs/>
        </w:rPr>
      </w:pPr>
      <w:ins w:id="2199" w:author="Daria Pacheco" w:date="2022-04-20T02:28:00Z">
        <w:r w:rsidRPr="00145984">
          <w:rPr>
            <w:rFonts w:cstheme="minorHAnsi"/>
            <w:b/>
            <w:bCs/>
          </w:rPr>
          <w:lastRenderedPageBreak/>
          <w:t>2.</w:t>
        </w:r>
        <w:r w:rsidR="3503B364" w:rsidRPr="00145984">
          <w:rPr>
            <w:rFonts w:cstheme="minorHAnsi"/>
            <w:b/>
            <w:bCs/>
          </w:rPr>
          <w:t>1</w:t>
        </w:r>
      </w:ins>
      <w:ins w:id="2200" w:author="Daria Pacheco" w:date="2022-04-20T02:33:00Z">
        <w:r w:rsidR="3503B364" w:rsidRPr="00145984">
          <w:rPr>
            <w:rFonts w:cstheme="minorHAnsi"/>
            <w:b/>
            <w:bCs/>
          </w:rPr>
          <w:t>1</w:t>
        </w:r>
      </w:ins>
      <w:ins w:id="2201" w:author="Daria Pacheco" w:date="2022-04-20T02:28:00Z">
        <w:r w:rsidRPr="00145984">
          <w:rPr>
            <w:rFonts w:cstheme="minorHAnsi"/>
            <w:b/>
            <w:bCs/>
          </w:rPr>
          <w:t xml:space="preserve"> </w:t>
        </w:r>
      </w:ins>
      <w:bookmarkStart w:id="2202" w:name="DatabaseDiagram"/>
      <w:ins w:id="2203" w:author="Daria Pacheco" w:date="2022-04-20T02:33:00Z">
        <w:r w:rsidRPr="00145984">
          <w:rPr>
            <w:rFonts w:cstheme="minorHAnsi"/>
            <w:b/>
            <w:bCs/>
          </w:rPr>
          <w:t>DATABASE DIAGRAM</w:t>
        </w:r>
      </w:ins>
      <w:bookmarkEnd w:id="2202"/>
      <w:r w:rsidR="00C96FFB" w:rsidRPr="00145984">
        <w:rPr>
          <w:rFonts w:cstheme="minorHAnsi"/>
        </w:rPr>
        <w:br/>
      </w:r>
      <w:commentRangeStart w:id="2204"/>
      <w:ins w:id="2205" w:author="Daria Pacheco" w:date="2022-04-20T02:41:00Z">
        <w:r w:rsidR="62F4AFDE" w:rsidRPr="00145984">
          <w:rPr>
            <w:rFonts w:cstheme="minorHAnsi"/>
            <w:noProof/>
          </w:rPr>
          <w:drawing>
            <wp:inline distT="0" distB="0" distL="0" distR="0" wp14:anchorId="5A17A974" wp14:editId="2268CCAC">
              <wp:extent cx="5326912" cy="3329320"/>
              <wp:effectExtent l="0" t="0" r="7620" b="4445"/>
              <wp:docPr id="611264229" name="Picture 61126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365697" cy="3353561"/>
                      </a:xfrm>
                      <a:prstGeom prst="rect">
                        <a:avLst/>
                      </a:prstGeom>
                    </pic:spPr>
                  </pic:pic>
                </a:graphicData>
              </a:graphic>
            </wp:inline>
          </w:drawing>
        </w:r>
      </w:ins>
      <w:commentRangeEnd w:id="2204"/>
      <w:r w:rsidR="00D352B3" w:rsidRPr="00145984">
        <w:rPr>
          <w:rStyle w:val="CommentReference"/>
          <w:rFonts w:cstheme="minorHAnsi"/>
        </w:rPr>
        <w:commentReference w:id="2204"/>
      </w:r>
    </w:p>
    <w:p w14:paraId="6346385E" w14:textId="518C32CF" w:rsidR="00D23D1F" w:rsidRPr="00145984" w:rsidRDefault="001C5A95">
      <w:pPr>
        <w:tabs>
          <w:tab w:val="left" w:pos="1395"/>
        </w:tabs>
        <w:jc w:val="center"/>
        <w:rPr>
          <w:ins w:id="2206" w:author="Daria Pacheco" w:date="2022-04-20T02:32:00Z"/>
          <w:rFonts w:cstheme="minorHAnsi"/>
          <w:rPrChange w:id="2207" w:author="Naomi Nash" w:date="2022-05-01T22:21:00Z">
            <w:rPr>
              <w:ins w:id="2208" w:author="Daria Pacheco" w:date="2022-04-20T02:32:00Z"/>
              <w:b/>
              <w:bCs/>
            </w:rPr>
          </w:rPrChange>
        </w:rPr>
        <w:pPrChange w:id="2209" w:author="Daria Pacheco" w:date="2022-04-28T17:43:00Z">
          <w:pPr>
            <w:tabs>
              <w:tab w:val="left" w:pos="1395"/>
            </w:tabs>
          </w:pPr>
        </w:pPrChange>
      </w:pPr>
      <w:ins w:id="2210" w:author="Daria Pacheco" w:date="2022-04-28T17:43:00Z">
        <w:r w:rsidRPr="00145984">
          <w:rPr>
            <w:rFonts w:cstheme="minorHAnsi"/>
            <w:rPrChange w:id="2211" w:author="Naomi Nash" w:date="2022-05-01T22:21:00Z">
              <w:rPr>
                <w:b/>
                <w:bCs/>
              </w:rPr>
            </w:rPrChange>
          </w:rPr>
          <w:t xml:space="preserve">This diagram shows </w:t>
        </w:r>
        <w:r w:rsidR="00017292" w:rsidRPr="00145984">
          <w:rPr>
            <w:rFonts w:cstheme="minorHAnsi"/>
            <w:rPrChange w:id="2212" w:author="Naomi Nash" w:date="2022-05-01T22:21:00Z">
              <w:rPr>
                <w:b/>
                <w:bCs/>
              </w:rPr>
            </w:rPrChange>
          </w:rPr>
          <w:t xml:space="preserve">the information that </w:t>
        </w:r>
        <w:r w:rsidR="003C1AAD" w:rsidRPr="00145984">
          <w:rPr>
            <w:rFonts w:cstheme="minorHAnsi"/>
            <w:rPrChange w:id="2213" w:author="Naomi Nash" w:date="2022-05-01T22:21:00Z">
              <w:rPr>
                <w:b/>
                <w:bCs/>
              </w:rPr>
            </w:rPrChange>
          </w:rPr>
          <w:t>is needed for each database in the system</w:t>
        </w:r>
        <w:r w:rsidR="007D5FED" w:rsidRPr="00145984">
          <w:rPr>
            <w:rFonts w:cstheme="minorHAnsi"/>
            <w:rPrChange w:id="2214" w:author="Naomi Nash" w:date="2022-05-01T22:21:00Z">
              <w:rPr>
                <w:b/>
                <w:bCs/>
              </w:rPr>
            </w:rPrChange>
          </w:rPr>
          <w:t>.</w:t>
        </w:r>
      </w:ins>
    </w:p>
    <w:p w14:paraId="10468C62" w14:textId="46655D71" w:rsidR="2998DBED" w:rsidRPr="00145984" w:rsidRDefault="2998DBED" w:rsidP="2998DBED">
      <w:pPr>
        <w:tabs>
          <w:tab w:val="left" w:pos="1395"/>
        </w:tabs>
        <w:rPr>
          <w:ins w:id="2215" w:author="Daria Pacheco" w:date="2022-04-20T02:32:00Z"/>
          <w:rFonts w:cstheme="minorHAnsi"/>
        </w:rPr>
      </w:pPr>
    </w:p>
    <w:p w14:paraId="1B80752A" w14:textId="3258794F" w:rsidR="3F4EC5F1" w:rsidRPr="00145984" w:rsidRDefault="00E91252" w:rsidP="3F4EC5F1">
      <w:pPr>
        <w:tabs>
          <w:tab w:val="left" w:pos="1395"/>
        </w:tabs>
        <w:rPr>
          <w:ins w:id="2216" w:author="Daria Pacheco" w:date="2022-04-28T17:44:00Z"/>
          <w:rFonts w:cstheme="minorHAnsi"/>
          <w:b/>
          <w:bCs/>
        </w:rPr>
      </w:pPr>
      <w:ins w:id="2217" w:author="Naomi Nash" w:date="2022-04-19T23:05:00Z">
        <w:r w:rsidRPr="00145984">
          <w:rPr>
            <w:rFonts w:cstheme="minorHAnsi"/>
            <w:b/>
            <w:bCs/>
          </w:rPr>
          <w:t xml:space="preserve">2.12 </w:t>
        </w:r>
        <w:bookmarkStart w:id="2218" w:name="ManualUploadTestingDiagram"/>
        <w:r w:rsidRPr="00145984">
          <w:rPr>
            <w:rFonts w:cstheme="minorHAnsi"/>
            <w:b/>
            <w:bCs/>
          </w:rPr>
          <w:t>MANUAL UPLOAD TESTING</w:t>
        </w:r>
      </w:ins>
      <w:ins w:id="2219" w:author="Naomi Nash" w:date="2022-04-19T23:32:00Z">
        <w:r w:rsidR="009A6D94" w:rsidRPr="00145984">
          <w:rPr>
            <w:rFonts w:cstheme="minorHAnsi"/>
            <w:b/>
            <w:bCs/>
          </w:rPr>
          <w:t xml:space="preserve"> DIAGRAM</w:t>
        </w:r>
      </w:ins>
      <w:bookmarkEnd w:id="2218"/>
      <w:ins w:id="2220" w:author="Naomi Nash" w:date="2022-04-19T23:05:00Z">
        <w:r w:rsidRPr="00145984">
          <w:rPr>
            <w:rFonts w:cstheme="minorHAnsi"/>
            <w:b/>
            <w:bCs/>
          </w:rPr>
          <w:br/>
        </w:r>
      </w:ins>
      <w:commentRangeStart w:id="2221"/>
      <w:ins w:id="2222" w:author="Naomi Nash" w:date="2022-04-19T23:06:00Z">
        <w:r w:rsidR="006D1B59" w:rsidRPr="00145984">
          <w:rPr>
            <w:rFonts w:cstheme="minorHAnsi"/>
            <w:noProof/>
          </w:rPr>
          <w:drawing>
            <wp:inline distT="0" distB="0" distL="0" distR="0" wp14:anchorId="3BAF1EE9" wp14:editId="7F54B6DF">
              <wp:extent cx="5443805" cy="2470068"/>
              <wp:effectExtent l="0" t="0" r="5080" b="698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486804" cy="2489578"/>
                      </a:xfrm>
                      <a:prstGeom prst="rect">
                        <a:avLst/>
                      </a:prstGeom>
                    </pic:spPr>
                  </pic:pic>
                </a:graphicData>
              </a:graphic>
            </wp:inline>
          </w:drawing>
        </w:r>
      </w:ins>
      <w:commentRangeEnd w:id="2221"/>
      <w:ins w:id="2223" w:author="Naomi Nash" w:date="2022-04-29T23:36:00Z">
        <w:r w:rsidR="00D352B3" w:rsidRPr="00145984">
          <w:rPr>
            <w:rStyle w:val="CommentReference"/>
            <w:rFonts w:cstheme="minorHAnsi"/>
          </w:rPr>
          <w:commentReference w:id="2221"/>
        </w:r>
      </w:ins>
    </w:p>
    <w:p w14:paraId="46FFFAA5" w14:textId="6B45D7AC" w:rsidR="003D188F" w:rsidRPr="00145984" w:rsidRDefault="00881D75">
      <w:pPr>
        <w:tabs>
          <w:tab w:val="left" w:pos="1395"/>
        </w:tabs>
        <w:jc w:val="center"/>
        <w:rPr>
          <w:ins w:id="2224" w:author="Naomi Nash" w:date="2022-04-19T23:06:00Z"/>
          <w:rFonts w:cstheme="minorHAnsi"/>
          <w:rPrChange w:id="2225" w:author="Naomi Nash" w:date="2022-05-01T22:21:00Z">
            <w:rPr>
              <w:ins w:id="2226" w:author="Naomi Nash" w:date="2022-04-19T23:06:00Z"/>
              <w:b/>
              <w:bCs/>
            </w:rPr>
          </w:rPrChange>
        </w:rPr>
        <w:pPrChange w:id="2227" w:author="Daria Pacheco" w:date="2022-04-28T17:45:00Z">
          <w:pPr>
            <w:tabs>
              <w:tab w:val="left" w:pos="1395"/>
            </w:tabs>
          </w:pPr>
        </w:pPrChange>
      </w:pPr>
      <w:ins w:id="2228" w:author="Daria Pacheco" w:date="2022-04-28T17:44:00Z">
        <w:r w:rsidRPr="00145984">
          <w:rPr>
            <w:rFonts w:cstheme="minorHAnsi"/>
            <w:rPrChange w:id="2229" w:author="Naomi Nash" w:date="2022-05-01T22:21:00Z">
              <w:rPr>
                <w:b/>
                <w:bCs/>
              </w:rPr>
            </w:rPrChange>
          </w:rPr>
          <w:t xml:space="preserve">This diagram describes how a user can upload and delete </w:t>
        </w:r>
      </w:ins>
      <w:ins w:id="2230" w:author="Daria Pacheco" w:date="2022-04-28T17:45:00Z">
        <w:r w:rsidR="00CF162F" w:rsidRPr="00145984">
          <w:rPr>
            <w:rFonts w:cstheme="minorHAnsi"/>
            <w:rPrChange w:id="2231" w:author="Naomi Nash" w:date="2022-05-01T22:21:00Z">
              <w:rPr>
                <w:b/>
                <w:bCs/>
              </w:rPr>
            </w:rPrChange>
          </w:rPr>
          <w:t xml:space="preserve">photos </w:t>
        </w:r>
        <w:r w:rsidR="003E63E6" w:rsidRPr="00145984">
          <w:rPr>
            <w:rFonts w:cstheme="minorHAnsi"/>
            <w:rPrChange w:id="2232" w:author="Naomi Nash" w:date="2022-05-01T22:21:00Z">
              <w:rPr>
                <w:b/>
                <w:bCs/>
              </w:rPr>
            </w:rPrChange>
          </w:rPr>
          <w:t xml:space="preserve">to the </w:t>
        </w:r>
        <w:del w:id="2233" w:author="Naomi Nash" w:date="2022-05-01T20:24:00Z">
          <w:r w:rsidR="006D7D7D" w:rsidRPr="00145984" w:rsidDel="00184836">
            <w:rPr>
              <w:rFonts w:cstheme="minorHAnsi"/>
              <w:rPrChange w:id="2234" w:author="Naomi Nash" w:date="2022-05-01T22:21:00Z">
                <w:rPr>
                  <w:b/>
                  <w:bCs/>
                </w:rPr>
              </w:rPrChange>
            </w:rPr>
            <w:delText>Drip</w:delText>
          </w:r>
          <w:r w:rsidR="0041562F" w:rsidRPr="00145984" w:rsidDel="00184836">
            <w:rPr>
              <w:rFonts w:cstheme="minorHAnsi"/>
              <w:rPrChange w:id="2235" w:author="Naomi Nash" w:date="2022-05-01T22:21:00Z">
                <w:rPr>
                  <w:b/>
                  <w:bCs/>
                </w:rPr>
              </w:rPrChange>
            </w:rPr>
            <w:delText xml:space="preserve"> </w:delText>
          </w:r>
          <w:r w:rsidR="006D7D7D" w:rsidRPr="00145984" w:rsidDel="00184836">
            <w:rPr>
              <w:rFonts w:cstheme="minorHAnsi"/>
              <w:rPrChange w:id="2236" w:author="Naomi Nash" w:date="2022-05-01T22:21:00Z">
                <w:rPr>
                  <w:b/>
                  <w:bCs/>
                </w:rPr>
              </w:rPrChange>
            </w:rPr>
            <w:delText>Card</w:delText>
          </w:r>
        </w:del>
      </w:ins>
      <w:ins w:id="2237" w:author="Naomi Nash" w:date="2022-05-01T20:24:00Z">
        <w:r w:rsidR="00184836" w:rsidRPr="00145984">
          <w:rPr>
            <w:rFonts w:cstheme="minorHAnsi"/>
          </w:rPr>
          <w:t>Drip Card</w:t>
        </w:r>
      </w:ins>
      <w:ins w:id="2238" w:author="Daria Pacheco" w:date="2022-04-28T17:45:00Z">
        <w:r w:rsidR="0041562F" w:rsidRPr="00145984">
          <w:rPr>
            <w:rFonts w:cstheme="minorHAnsi"/>
            <w:rPrChange w:id="2239" w:author="Naomi Nash" w:date="2022-05-01T22:21:00Z">
              <w:rPr>
                <w:b/>
                <w:bCs/>
              </w:rPr>
            </w:rPrChange>
          </w:rPr>
          <w:t xml:space="preserve"> </w:t>
        </w:r>
        <w:r w:rsidR="003E63E6" w:rsidRPr="00145984">
          <w:rPr>
            <w:rFonts w:cstheme="minorHAnsi"/>
            <w:rPrChange w:id="2240" w:author="Naomi Nash" w:date="2022-05-01T22:21:00Z">
              <w:rPr>
                <w:b/>
                <w:bCs/>
              </w:rPr>
            </w:rPrChange>
          </w:rPr>
          <w:t>website</w:t>
        </w:r>
        <w:r w:rsidR="0041562F" w:rsidRPr="00145984">
          <w:rPr>
            <w:rFonts w:cstheme="minorHAnsi"/>
            <w:rPrChange w:id="2241" w:author="Naomi Nash" w:date="2022-05-01T22:21:00Z">
              <w:rPr>
                <w:b/>
                <w:bCs/>
              </w:rPr>
            </w:rPrChange>
          </w:rPr>
          <w:t>.</w:t>
        </w:r>
      </w:ins>
    </w:p>
    <w:p w14:paraId="36ED02A5" w14:textId="7128CAD9" w:rsidR="00C078A0" w:rsidRPr="00145984" w:rsidRDefault="00C078A0" w:rsidP="3F4EC5F1">
      <w:pPr>
        <w:tabs>
          <w:tab w:val="left" w:pos="1395"/>
        </w:tabs>
        <w:rPr>
          <w:ins w:id="2242" w:author="Naomi Nash" w:date="2022-04-19T23:32:00Z"/>
          <w:rFonts w:cstheme="minorHAnsi"/>
        </w:rPr>
      </w:pPr>
    </w:p>
    <w:p w14:paraId="224F611D" w14:textId="01122665" w:rsidR="009A6D94" w:rsidRPr="00145984" w:rsidRDefault="009A6D94" w:rsidP="3F4EC5F1">
      <w:pPr>
        <w:tabs>
          <w:tab w:val="left" w:pos="1395"/>
        </w:tabs>
        <w:rPr>
          <w:ins w:id="2243" w:author="Daria Pacheco" w:date="2022-04-28T17:46:00Z"/>
          <w:rFonts w:cstheme="minorHAnsi"/>
          <w:b/>
          <w:bCs/>
        </w:rPr>
      </w:pPr>
      <w:ins w:id="2244" w:author="Naomi Nash" w:date="2022-04-19T23:32:00Z">
        <w:r w:rsidRPr="00145984">
          <w:rPr>
            <w:rFonts w:cstheme="minorHAnsi"/>
            <w:b/>
            <w:bCs/>
          </w:rPr>
          <w:lastRenderedPageBreak/>
          <w:t xml:space="preserve">2.13 </w:t>
        </w:r>
        <w:bookmarkStart w:id="2245" w:name="AutomatedTestingDiagram"/>
        <w:r w:rsidRPr="00145984">
          <w:rPr>
            <w:rFonts w:cstheme="minorHAnsi"/>
            <w:b/>
            <w:bCs/>
          </w:rPr>
          <w:t>AUTOMATED TESTING DIAGRAM</w:t>
        </w:r>
      </w:ins>
      <w:bookmarkEnd w:id="2245"/>
      <w:r w:rsidR="001A11B5" w:rsidRPr="00145984">
        <w:rPr>
          <w:rFonts w:cstheme="minorHAnsi"/>
        </w:rPr>
        <w:br/>
      </w:r>
      <w:commentRangeStart w:id="2246"/>
      <w:ins w:id="2247" w:author="Naomi Nash" w:date="2022-04-19T23:33:00Z">
        <w:r w:rsidR="001A11B5" w:rsidRPr="00145984">
          <w:rPr>
            <w:rFonts w:cstheme="minorHAnsi"/>
            <w:noProof/>
          </w:rPr>
          <w:drawing>
            <wp:inline distT="0" distB="0" distL="0" distR="0" wp14:anchorId="4A58A27C" wp14:editId="267F9D43">
              <wp:extent cx="5415452" cy="1650671"/>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437643" cy="1657435"/>
                      </a:xfrm>
                      <a:prstGeom prst="rect">
                        <a:avLst/>
                      </a:prstGeom>
                    </pic:spPr>
                  </pic:pic>
                </a:graphicData>
              </a:graphic>
            </wp:inline>
          </w:drawing>
        </w:r>
      </w:ins>
      <w:commentRangeEnd w:id="2246"/>
      <w:ins w:id="2248" w:author="Naomi Nash" w:date="2022-04-29T23:36:00Z">
        <w:r w:rsidR="00D352B3" w:rsidRPr="00145984">
          <w:rPr>
            <w:rStyle w:val="CommentReference"/>
            <w:rFonts w:cstheme="minorHAnsi"/>
          </w:rPr>
          <w:commentReference w:id="2246"/>
        </w:r>
      </w:ins>
    </w:p>
    <w:p w14:paraId="3EAF4946" w14:textId="1D42B8EF" w:rsidR="00462E09" w:rsidRPr="00145984" w:rsidRDefault="00462E09">
      <w:pPr>
        <w:tabs>
          <w:tab w:val="left" w:pos="1395"/>
        </w:tabs>
        <w:jc w:val="center"/>
        <w:rPr>
          <w:ins w:id="2249" w:author="Naomi Nash" w:date="2022-04-22T22:11:00Z"/>
          <w:rFonts w:cstheme="minorHAnsi"/>
          <w:rPrChange w:id="2250" w:author="Naomi Nash" w:date="2022-05-01T22:21:00Z">
            <w:rPr>
              <w:ins w:id="2251" w:author="Naomi Nash" w:date="2022-04-22T22:11:00Z"/>
              <w:b/>
              <w:bCs/>
            </w:rPr>
          </w:rPrChange>
        </w:rPr>
        <w:pPrChange w:id="2252" w:author="Daria Pacheco" w:date="2022-04-28T17:46:00Z">
          <w:pPr>
            <w:tabs>
              <w:tab w:val="left" w:pos="1395"/>
            </w:tabs>
          </w:pPr>
        </w:pPrChange>
      </w:pPr>
      <w:ins w:id="2253" w:author="Daria Pacheco" w:date="2022-04-28T17:46:00Z">
        <w:r w:rsidRPr="00145984">
          <w:rPr>
            <w:rFonts w:cstheme="minorHAnsi"/>
            <w:rPrChange w:id="2254" w:author="Naomi Nash" w:date="2022-05-01T22:21:00Z">
              <w:rPr>
                <w:b/>
                <w:bCs/>
              </w:rPr>
            </w:rPrChange>
          </w:rPr>
          <w:t xml:space="preserve">This diagram </w:t>
        </w:r>
        <w:r w:rsidR="00083D5C" w:rsidRPr="00145984">
          <w:rPr>
            <w:rFonts w:cstheme="minorHAnsi"/>
            <w:rPrChange w:id="2255" w:author="Naomi Nash" w:date="2022-05-01T22:21:00Z">
              <w:rPr>
                <w:b/>
                <w:bCs/>
              </w:rPr>
            </w:rPrChange>
          </w:rPr>
          <w:t>shows how the a</w:t>
        </w:r>
      </w:ins>
      <w:ins w:id="2256" w:author="Naomi Nash" w:date="2022-05-02T17:45:00Z">
        <w:r w:rsidR="00081D64">
          <w:rPr>
            <w:rFonts w:cstheme="minorHAnsi"/>
          </w:rPr>
          <w:t>utomated</w:t>
        </w:r>
      </w:ins>
      <w:ins w:id="2257" w:author="Daria Pacheco" w:date="2022-04-28T17:46:00Z">
        <w:del w:id="2258" w:author="Naomi Nash" w:date="2022-05-02T17:45:00Z">
          <w:r w:rsidR="00083D5C" w:rsidRPr="00145984" w:rsidDel="00081D64">
            <w:rPr>
              <w:rFonts w:cstheme="minorHAnsi"/>
              <w:rPrChange w:id="2259" w:author="Naomi Nash" w:date="2022-05-01T22:21:00Z">
                <w:rPr>
                  <w:b/>
                  <w:bCs/>
                </w:rPr>
              </w:rPrChange>
            </w:rPr>
            <w:delText>dmin</w:delText>
          </w:r>
          <w:r w:rsidR="00C43DD4" w:rsidRPr="00145984" w:rsidDel="00081D64">
            <w:rPr>
              <w:rFonts w:cstheme="minorHAnsi"/>
              <w:rPrChange w:id="2260" w:author="Naomi Nash" w:date="2022-05-01T22:21:00Z">
                <w:rPr>
                  <w:b/>
                  <w:bCs/>
                </w:rPr>
              </w:rPrChange>
            </w:rPr>
            <w:delText>s</w:delText>
          </w:r>
        </w:del>
        <w:r w:rsidR="00C43DD4" w:rsidRPr="00145984">
          <w:rPr>
            <w:rFonts w:cstheme="minorHAnsi"/>
            <w:rPrChange w:id="2261" w:author="Naomi Nash" w:date="2022-05-01T22:21:00Z">
              <w:rPr>
                <w:b/>
                <w:bCs/>
              </w:rPr>
            </w:rPrChange>
          </w:rPr>
          <w:t xml:space="preserve"> </w:t>
        </w:r>
      </w:ins>
      <w:ins w:id="2262" w:author="Naomi Nash" w:date="2022-05-02T17:45:00Z">
        <w:r w:rsidR="00081D64">
          <w:rPr>
            <w:rFonts w:cstheme="minorHAnsi"/>
          </w:rPr>
          <w:t>testing</w:t>
        </w:r>
      </w:ins>
      <w:ins w:id="2263" w:author="Daria Pacheco" w:date="2022-04-28T17:46:00Z">
        <w:del w:id="2264" w:author="Naomi Nash" w:date="2022-05-02T17:45:00Z">
          <w:r w:rsidR="00C43DD4" w:rsidRPr="00145984" w:rsidDel="00081D64">
            <w:rPr>
              <w:rFonts w:cstheme="minorHAnsi"/>
              <w:rPrChange w:id="2265" w:author="Naomi Nash" w:date="2022-05-01T22:21:00Z">
                <w:rPr>
                  <w:b/>
                  <w:bCs/>
                </w:rPr>
              </w:rPrChange>
            </w:rPr>
            <w:delText>step</w:delText>
          </w:r>
        </w:del>
        <w:r w:rsidR="00C43DD4" w:rsidRPr="00145984">
          <w:rPr>
            <w:rFonts w:cstheme="minorHAnsi"/>
            <w:rPrChange w:id="2266" w:author="Naomi Nash" w:date="2022-05-01T22:21:00Z">
              <w:rPr>
                <w:b/>
                <w:bCs/>
              </w:rPr>
            </w:rPrChange>
          </w:rPr>
          <w:t xml:space="preserve"> process </w:t>
        </w:r>
      </w:ins>
      <w:ins w:id="2267" w:author="Naomi Nash" w:date="2022-05-02T17:46:00Z">
        <w:r w:rsidR="00081D64">
          <w:rPr>
            <w:rFonts w:cstheme="minorHAnsi"/>
          </w:rPr>
          <w:t xml:space="preserve">of </w:t>
        </w:r>
      </w:ins>
      <w:ins w:id="2268" w:author="Daria Pacheco" w:date="2022-04-28T17:46:00Z">
        <w:del w:id="2269" w:author="Naomi Nash" w:date="2022-05-02T17:46:00Z">
          <w:r w:rsidR="00C43DD4" w:rsidRPr="00145984" w:rsidDel="00081D64">
            <w:rPr>
              <w:rFonts w:cstheme="minorHAnsi"/>
              <w:rPrChange w:id="2270" w:author="Naomi Nash" w:date="2022-05-01T22:21:00Z">
                <w:rPr>
                  <w:b/>
                  <w:bCs/>
                </w:rPr>
              </w:rPrChange>
            </w:rPr>
            <w:delText xml:space="preserve">of testing </w:delText>
          </w:r>
        </w:del>
        <w:r w:rsidR="00C43DD4" w:rsidRPr="00145984">
          <w:rPr>
            <w:rFonts w:cstheme="minorHAnsi"/>
            <w:rPrChange w:id="2271" w:author="Naomi Nash" w:date="2022-05-01T22:21:00Z">
              <w:rPr>
                <w:b/>
                <w:bCs/>
              </w:rPr>
            </w:rPrChange>
          </w:rPr>
          <w:t xml:space="preserve">the </w:t>
        </w:r>
        <w:del w:id="2272" w:author="Naomi Nash" w:date="2022-05-01T20:24:00Z">
          <w:r w:rsidR="00C43DD4" w:rsidRPr="00145984" w:rsidDel="00184836">
            <w:rPr>
              <w:rFonts w:cstheme="minorHAnsi"/>
              <w:rPrChange w:id="2273" w:author="Naomi Nash" w:date="2022-05-01T22:21:00Z">
                <w:rPr>
                  <w:b/>
                  <w:bCs/>
                </w:rPr>
              </w:rPrChange>
            </w:rPr>
            <w:delText>Drip Card</w:delText>
          </w:r>
        </w:del>
      </w:ins>
      <w:ins w:id="2274" w:author="Naomi Nash" w:date="2022-05-01T20:24:00Z">
        <w:r w:rsidR="00184836" w:rsidRPr="00145984">
          <w:rPr>
            <w:rFonts w:cstheme="minorHAnsi"/>
          </w:rPr>
          <w:t>Drip Card</w:t>
        </w:r>
      </w:ins>
      <w:ins w:id="2275" w:author="Daria Pacheco" w:date="2022-04-28T17:46:00Z">
        <w:r w:rsidR="00C43DD4" w:rsidRPr="00145984">
          <w:rPr>
            <w:rFonts w:cstheme="minorHAnsi"/>
            <w:rPrChange w:id="2276" w:author="Naomi Nash" w:date="2022-05-01T22:21:00Z">
              <w:rPr>
                <w:b/>
                <w:bCs/>
              </w:rPr>
            </w:rPrChange>
          </w:rPr>
          <w:t xml:space="preserve"> website</w:t>
        </w:r>
      </w:ins>
      <w:ins w:id="2277" w:author="Naomi Nash" w:date="2022-05-02T17:46:00Z">
        <w:r w:rsidR="00081D64">
          <w:rPr>
            <w:rFonts w:cstheme="minorHAnsi"/>
          </w:rPr>
          <w:t xml:space="preserve"> is to be conducted</w:t>
        </w:r>
      </w:ins>
      <w:ins w:id="2278" w:author="Daria Pacheco" w:date="2022-04-28T17:46:00Z">
        <w:r w:rsidR="009D5053" w:rsidRPr="00145984">
          <w:rPr>
            <w:rFonts w:cstheme="minorHAnsi"/>
            <w:rPrChange w:id="2279" w:author="Naomi Nash" w:date="2022-05-01T22:21:00Z">
              <w:rPr>
                <w:b/>
                <w:bCs/>
              </w:rPr>
            </w:rPrChange>
          </w:rPr>
          <w:t>.</w:t>
        </w:r>
      </w:ins>
    </w:p>
    <w:p w14:paraId="03CE8555" w14:textId="01122665" w:rsidR="00BC00A4" w:rsidRPr="00145984" w:rsidRDefault="00BC00A4" w:rsidP="3F4EC5F1">
      <w:pPr>
        <w:tabs>
          <w:tab w:val="left" w:pos="1395"/>
        </w:tabs>
        <w:rPr>
          <w:ins w:id="2280" w:author="Naomi Nash" w:date="2022-04-22T22:11:00Z"/>
          <w:rFonts w:cstheme="minorHAnsi"/>
          <w:b/>
          <w:bCs/>
        </w:rPr>
      </w:pPr>
    </w:p>
    <w:p w14:paraId="0E6CD98D" w14:textId="655CAABF" w:rsidR="00897C54" w:rsidRPr="00145984" w:rsidRDefault="00897C54" w:rsidP="3F4EC5F1">
      <w:pPr>
        <w:tabs>
          <w:tab w:val="left" w:pos="1395"/>
        </w:tabs>
        <w:rPr>
          <w:ins w:id="2281" w:author="Daria Pacheco" w:date="2022-04-28T17:47:00Z"/>
          <w:rFonts w:cstheme="minorHAnsi"/>
          <w:b/>
          <w:bCs/>
        </w:rPr>
      </w:pPr>
      <w:ins w:id="2282" w:author="Naomi Nash" w:date="2022-04-22T22:36:00Z">
        <w:r w:rsidRPr="00145984">
          <w:rPr>
            <w:rFonts w:cstheme="minorHAnsi"/>
            <w:b/>
            <w:bCs/>
          </w:rPr>
          <w:t xml:space="preserve">2.14 </w:t>
        </w:r>
        <w:bookmarkStart w:id="2283" w:name="SequenceDiagram"/>
        <w:r w:rsidRPr="00145984">
          <w:rPr>
            <w:rFonts w:cstheme="minorHAnsi"/>
            <w:b/>
            <w:bCs/>
          </w:rPr>
          <w:t>SEQUENCE DIAGRAM</w:t>
        </w:r>
      </w:ins>
      <w:bookmarkEnd w:id="2283"/>
      <w:ins w:id="2284" w:author="Naomi Nash" w:date="2022-04-26T23:27:00Z">
        <w:r w:rsidR="002F7226" w:rsidRPr="00145984">
          <w:rPr>
            <w:rFonts w:cstheme="minorHAnsi"/>
          </w:rPr>
          <w:br/>
        </w:r>
        <w:commentRangeStart w:id="2285"/>
        <w:r w:rsidR="002F7226" w:rsidRPr="00145984">
          <w:rPr>
            <w:rFonts w:cstheme="minorHAnsi"/>
            <w:noProof/>
          </w:rPr>
          <w:drawing>
            <wp:inline distT="0" distB="0" distL="0" distR="0" wp14:anchorId="6C642DB1" wp14:editId="7F3C2B1A">
              <wp:extent cx="4607626" cy="4787794"/>
              <wp:effectExtent l="0" t="0" r="254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2"/>
                      <a:stretch>
                        <a:fillRect/>
                      </a:stretch>
                    </pic:blipFill>
                    <pic:spPr>
                      <a:xfrm>
                        <a:off x="0" y="0"/>
                        <a:ext cx="4623512" cy="4804301"/>
                      </a:xfrm>
                      <a:prstGeom prst="rect">
                        <a:avLst/>
                      </a:prstGeom>
                    </pic:spPr>
                  </pic:pic>
                </a:graphicData>
              </a:graphic>
            </wp:inline>
          </w:drawing>
        </w:r>
      </w:ins>
      <w:commentRangeEnd w:id="2285"/>
      <w:ins w:id="2286" w:author="Naomi Nash" w:date="2022-04-29T23:36:00Z">
        <w:r w:rsidR="00D352B3" w:rsidRPr="00145984">
          <w:rPr>
            <w:rStyle w:val="CommentReference"/>
            <w:rFonts w:cstheme="minorHAnsi"/>
          </w:rPr>
          <w:commentReference w:id="2285"/>
        </w:r>
      </w:ins>
    </w:p>
    <w:p w14:paraId="0D4F90E8" w14:textId="464BA832" w:rsidR="00D00702" w:rsidRPr="00145984" w:rsidRDefault="00D00702" w:rsidP="3F4EC5F1">
      <w:pPr>
        <w:tabs>
          <w:tab w:val="left" w:pos="1395"/>
        </w:tabs>
        <w:rPr>
          <w:ins w:id="2287" w:author="Naomi Nash" w:date="2022-04-26T23:27:00Z"/>
          <w:rFonts w:cstheme="minorHAnsi"/>
          <w:rPrChange w:id="2288" w:author="Naomi Nash" w:date="2022-05-01T22:21:00Z">
            <w:rPr>
              <w:ins w:id="2289" w:author="Naomi Nash" w:date="2022-04-26T23:27:00Z"/>
              <w:b/>
              <w:bCs/>
            </w:rPr>
          </w:rPrChange>
        </w:rPr>
      </w:pPr>
      <w:ins w:id="2290" w:author="Daria Pacheco" w:date="2022-04-28T17:48:00Z">
        <w:r w:rsidRPr="00145984">
          <w:rPr>
            <w:rFonts w:cstheme="minorHAnsi"/>
            <w:rPrChange w:id="2291" w:author="Naomi Nash" w:date="2022-05-01T22:21:00Z">
              <w:rPr>
                <w:b/>
                <w:bCs/>
              </w:rPr>
            </w:rPrChange>
          </w:rPr>
          <w:t xml:space="preserve">This diagram shows the </w:t>
        </w:r>
      </w:ins>
      <w:ins w:id="2292" w:author="Naomi Nash" w:date="2022-05-02T17:46:00Z">
        <w:r w:rsidR="00DA29D8">
          <w:rPr>
            <w:rFonts w:cstheme="minorHAnsi"/>
          </w:rPr>
          <w:t>sequence</w:t>
        </w:r>
      </w:ins>
      <w:ins w:id="2293" w:author="Daria Pacheco" w:date="2022-04-28T17:48:00Z">
        <w:del w:id="2294" w:author="Naomi Nash" w:date="2022-05-02T17:46:00Z">
          <w:r w:rsidRPr="00145984" w:rsidDel="00DA29D8">
            <w:rPr>
              <w:rFonts w:cstheme="minorHAnsi"/>
              <w:rPrChange w:id="2295" w:author="Naomi Nash" w:date="2022-05-01T22:21:00Z">
                <w:rPr>
                  <w:b/>
                  <w:bCs/>
                </w:rPr>
              </w:rPrChange>
            </w:rPr>
            <w:delText>step</w:delText>
          </w:r>
        </w:del>
        <w:r w:rsidRPr="00145984">
          <w:rPr>
            <w:rFonts w:cstheme="minorHAnsi"/>
            <w:rPrChange w:id="2296" w:author="Naomi Nash" w:date="2022-05-01T22:21:00Z">
              <w:rPr>
                <w:b/>
                <w:bCs/>
              </w:rPr>
            </w:rPrChange>
          </w:rPr>
          <w:t xml:space="preserve"> process of a user </w:t>
        </w:r>
        <w:r w:rsidR="00F82684" w:rsidRPr="00145984">
          <w:rPr>
            <w:rFonts w:cstheme="minorHAnsi"/>
            <w:rPrChange w:id="2297" w:author="Naomi Nash" w:date="2022-05-01T22:21:00Z">
              <w:rPr>
                <w:b/>
                <w:bCs/>
              </w:rPr>
            </w:rPrChange>
          </w:rPr>
          <w:t xml:space="preserve">signing up and using the </w:t>
        </w:r>
        <w:del w:id="2298" w:author="Naomi Nash" w:date="2022-05-01T20:24:00Z">
          <w:r w:rsidR="00F82684" w:rsidRPr="00145984" w:rsidDel="00184836">
            <w:rPr>
              <w:rFonts w:cstheme="minorHAnsi"/>
              <w:rPrChange w:id="2299" w:author="Naomi Nash" w:date="2022-05-01T22:21:00Z">
                <w:rPr>
                  <w:b/>
                  <w:bCs/>
                </w:rPr>
              </w:rPrChange>
            </w:rPr>
            <w:delText>Drip Card</w:delText>
          </w:r>
        </w:del>
      </w:ins>
      <w:ins w:id="2300" w:author="Naomi Nash" w:date="2022-05-01T20:24:00Z">
        <w:r w:rsidR="00184836" w:rsidRPr="00145984">
          <w:rPr>
            <w:rFonts w:cstheme="minorHAnsi"/>
          </w:rPr>
          <w:t>Drip Card</w:t>
        </w:r>
      </w:ins>
      <w:ins w:id="2301" w:author="Daria Pacheco" w:date="2022-04-28T17:48:00Z">
        <w:r w:rsidR="00F82684" w:rsidRPr="00145984">
          <w:rPr>
            <w:rFonts w:cstheme="minorHAnsi"/>
            <w:rPrChange w:id="2302" w:author="Naomi Nash" w:date="2022-05-01T22:21:00Z">
              <w:rPr>
                <w:b/>
                <w:bCs/>
              </w:rPr>
            </w:rPrChange>
          </w:rPr>
          <w:t xml:space="preserve"> website to </w:t>
        </w:r>
      </w:ins>
      <w:ins w:id="2303" w:author="Daria Pacheco" w:date="2022-04-28T17:49:00Z">
        <w:r w:rsidR="00F82684" w:rsidRPr="00145984">
          <w:rPr>
            <w:rFonts w:cstheme="minorHAnsi"/>
            <w:rPrChange w:id="2304" w:author="Naomi Nash" w:date="2022-05-01T22:21:00Z">
              <w:rPr>
                <w:b/>
                <w:bCs/>
              </w:rPr>
            </w:rPrChange>
          </w:rPr>
          <w:t>upload photos</w:t>
        </w:r>
      </w:ins>
      <w:ins w:id="2305" w:author="Naomi Nash" w:date="2022-05-02T17:46:00Z">
        <w:r w:rsidR="004E7459">
          <w:rPr>
            <w:rFonts w:cstheme="minorHAnsi"/>
          </w:rPr>
          <w:t>,</w:t>
        </w:r>
      </w:ins>
      <w:ins w:id="2306" w:author="Daria Pacheco" w:date="2022-04-28T17:49:00Z">
        <w:r w:rsidR="00F82684" w:rsidRPr="00145984">
          <w:rPr>
            <w:rFonts w:cstheme="minorHAnsi"/>
            <w:rPrChange w:id="2307" w:author="Naomi Nash" w:date="2022-05-01T22:21:00Z">
              <w:rPr>
                <w:b/>
                <w:bCs/>
              </w:rPr>
            </w:rPrChange>
          </w:rPr>
          <w:t xml:space="preserve"> and how the</w:t>
        </w:r>
        <w:r w:rsidR="00E44037" w:rsidRPr="00145984">
          <w:rPr>
            <w:rFonts w:cstheme="minorHAnsi"/>
            <w:rPrChange w:id="2308" w:author="Naomi Nash" w:date="2022-05-01T22:21:00Z">
              <w:rPr>
                <w:b/>
                <w:bCs/>
              </w:rPr>
            </w:rPrChange>
          </w:rPr>
          <w:t xml:space="preserve"> system interacts</w:t>
        </w:r>
        <w:r w:rsidR="00AF08D6" w:rsidRPr="00145984">
          <w:rPr>
            <w:rFonts w:cstheme="minorHAnsi"/>
            <w:rPrChange w:id="2309" w:author="Naomi Nash" w:date="2022-05-01T22:21:00Z">
              <w:rPr>
                <w:b/>
                <w:bCs/>
              </w:rPr>
            </w:rPrChange>
          </w:rPr>
          <w:t xml:space="preserve"> </w:t>
        </w:r>
      </w:ins>
      <w:ins w:id="2310" w:author="Daria Pacheco" w:date="2022-04-28T17:50:00Z">
        <w:r w:rsidR="00AF08D6" w:rsidRPr="00145984">
          <w:rPr>
            <w:rFonts w:cstheme="minorHAnsi"/>
            <w:rPrChange w:id="2311" w:author="Naomi Nash" w:date="2022-05-01T22:21:00Z">
              <w:rPr>
                <w:b/>
                <w:bCs/>
              </w:rPr>
            </w:rPrChange>
          </w:rPr>
          <w:t>or verifies each step</w:t>
        </w:r>
        <w:r w:rsidR="006C533C" w:rsidRPr="00145984">
          <w:rPr>
            <w:rFonts w:cstheme="minorHAnsi"/>
            <w:rPrChange w:id="2312" w:author="Naomi Nash" w:date="2022-05-01T22:21:00Z">
              <w:rPr>
                <w:b/>
                <w:bCs/>
              </w:rPr>
            </w:rPrChange>
          </w:rPr>
          <w:t>.</w:t>
        </w:r>
      </w:ins>
    </w:p>
    <w:p w14:paraId="6EA152F1" w14:textId="77777777" w:rsidR="002F7226" w:rsidRPr="00145984" w:rsidRDefault="002F7226" w:rsidP="3F4EC5F1">
      <w:pPr>
        <w:tabs>
          <w:tab w:val="left" w:pos="1395"/>
        </w:tabs>
        <w:rPr>
          <w:ins w:id="2313" w:author="Naomi Nash" w:date="2022-04-22T22:36:00Z"/>
          <w:rFonts w:cstheme="minorHAnsi"/>
          <w:b/>
          <w:bCs/>
        </w:rPr>
      </w:pPr>
    </w:p>
    <w:p w14:paraId="448C80AC" w14:textId="6DA5B674" w:rsidR="00E33D3A" w:rsidRPr="00145984" w:rsidRDefault="002C7C42" w:rsidP="3F4EC5F1">
      <w:pPr>
        <w:tabs>
          <w:tab w:val="left" w:pos="1395"/>
        </w:tabs>
        <w:rPr>
          <w:ins w:id="2314" w:author="Daria Pacheco" w:date="2022-04-29T21:18:00Z"/>
          <w:rFonts w:cstheme="minorHAnsi"/>
          <w:noProof/>
        </w:rPr>
      </w:pPr>
      <w:ins w:id="2315" w:author="Naomi Nash" w:date="2022-04-26T21:46:00Z">
        <w:r w:rsidRPr="00145984">
          <w:rPr>
            <w:rFonts w:cstheme="minorHAnsi"/>
            <w:noProof/>
          </w:rPr>
          <mc:AlternateContent>
            <mc:Choice Requires="wps">
              <w:drawing>
                <wp:anchor distT="0" distB="0" distL="114300" distR="114300" simplePos="0" relativeHeight="251658240" behindDoc="0" locked="0" layoutInCell="1" allowOverlap="1" wp14:anchorId="4FF0176E" wp14:editId="730C0FE2">
                  <wp:simplePos x="0" y="0"/>
                  <wp:positionH relativeFrom="column">
                    <wp:posOffset>5576570</wp:posOffset>
                  </wp:positionH>
                  <wp:positionV relativeFrom="paragraph">
                    <wp:posOffset>2200910</wp:posOffset>
                  </wp:positionV>
                  <wp:extent cx="205740" cy="297180"/>
                  <wp:effectExtent l="0" t="0" r="0" b="7620"/>
                  <wp:wrapNone/>
                  <wp:docPr id="9" name="Text Box 9"/>
                  <wp:cNvGraphicFramePr/>
                  <a:graphic xmlns:a="http://schemas.openxmlformats.org/drawingml/2006/main">
                    <a:graphicData uri="http://schemas.microsoft.com/office/word/2010/wordprocessingShape">
                      <wps:wsp>
                        <wps:cNvSpPr txBox="1"/>
                        <wps:spPr>
                          <a:xfrm>
                            <a:off x="0" y="0"/>
                            <a:ext cx="205740" cy="297180"/>
                          </a:xfrm>
                          <a:prstGeom prst="rect">
                            <a:avLst/>
                          </a:prstGeom>
                          <a:noFill/>
                          <a:ln w="6350">
                            <a:noFill/>
                          </a:ln>
                        </wps:spPr>
                        <wps:txbx>
                          <w:txbxContent>
                            <w:p w14:paraId="0743E30E" w14:textId="45A0BDCE" w:rsidR="002C7C42" w:rsidRDefault="002C7C42">
                              <w:ins w:id="2316" w:author="Naomi Nash" w:date="2022-04-26T21:46:00Z">
                                <w:r>
                                  <w:t>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FF0176E" id="_x0000_t202" coordsize="21600,21600" o:spt="202" path="m,l,21600r21600,l21600,xe">
                  <v:stroke joinstyle="miter"/>
                  <v:path gradientshapeok="t" o:connecttype="rect"/>
                </v:shapetype>
                <v:shape id="Text Box 9" o:spid="_x0000_s1026" type="#_x0000_t202" style="position:absolute;margin-left:439.1pt;margin-top:173.3pt;width:16.2pt;height:23.4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" filled="f" stroked="f" strokeweight=".5pt">
                  <v:textbox>
                    <w:txbxContent>
                      <w:p w14:paraId="0743E30E" w14:textId="45A0BDCE" w:rsidR="002C7C42" w:rsidRDefault="002C7C42">
                        <w:ins w:id="2317" w:author="Naomi Nash" w:date="2022-04-26T21:46:00Z">
                          <w:r>
                            <w:t>8</w:t>
                          </w:r>
                        </w:ins>
                      </w:p>
                    </w:txbxContent>
                  </v:textbox>
                </v:shape>
              </w:pict>
            </mc:Fallback>
          </mc:AlternateContent>
        </w:r>
      </w:ins>
      <w:ins w:id="2318" w:author="Naomi Nash" w:date="2022-04-22T22:11:00Z">
        <w:r w:rsidR="79D1BC94" w:rsidRPr="00145984">
          <w:rPr>
            <w:rFonts w:cstheme="minorHAnsi"/>
            <w:b/>
            <w:bCs/>
          </w:rPr>
          <w:t>2.1</w:t>
        </w:r>
      </w:ins>
      <w:ins w:id="2319" w:author="Naomi Nash" w:date="2022-04-22T22:37:00Z">
        <w:r w:rsidR="0CCCDCFA" w:rsidRPr="00145984">
          <w:rPr>
            <w:rFonts w:cstheme="minorHAnsi"/>
            <w:b/>
            <w:bCs/>
          </w:rPr>
          <w:t>5</w:t>
        </w:r>
      </w:ins>
      <w:ins w:id="2320" w:author="Naomi Nash" w:date="2022-04-22T22:11:00Z">
        <w:r w:rsidR="79D1BC94" w:rsidRPr="00145984">
          <w:rPr>
            <w:rFonts w:cstheme="minorHAnsi"/>
            <w:b/>
            <w:bCs/>
          </w:rPr>
          <w:t xml:space="preserve"> </w:t>
        </w:r>
        <w:bookmarkStart w:id="2321" w:name="PlanningPokerResults"/>
        <w:r w:rsidR="11682945" w:rsidRPr="00145984">
          <w:rPr>
            <w:rFonts w:cstheme="minorHAnsi"/>
            <w:b/>
            <w:bCs/>
          </w:rPr>
          <w:t>PLANNING POKER RESULTS</w:t>
        </w:r>
      </w:ins>
      <w:bookmarkEnd w:id="2321"/>
      <w:ins w:id="2322" w:author="Naomi Nash" w:date="2022-04-22T22:45:00Z">
        <w:r w:rsidR="003A4FE7" w:rsidRPr="00145984">
          <w:rPr>
            <w:rFonts w:cstheme="minorHAnsi"/>
          </w:rPr>
          <w:br/>
        </w:r>
        <w:r w:rsidR="0C5DB592" w:rsidRPr="00145984">
          <w:rPr>
            <w:rFonts w:cstheme="minorHAnsi"/>
            <w:noProof/>
          </w:rPr>
          <w:drawing>
            <wp:inline distT="0" distB="0" distL="0" distR="0" wp14:anchorId="76A5BD5C" wp14:editId="6BBBE65B">
              <wp:extent cx="1733702" cy="2388752"/>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1733702" cy="2388752"/>
                      </a:xfrm>
                      <a:prstGeom prst="rect">
                        <a:avLst/>
                      </a:prstGeom>
                    </pic:spPr>
                  </pic:pic>
                </a:graphicData>
              </a:graphic>
            </wp:inline>
          </w:drawing>
        </w:r>
      </w:ins>
      <w:ins w:id="2323" w:author="Naomi Nash" w:date="2022-04-22T22:46:00Z">
        <w:r w:rsidR="71972ECA" w:rsidRPr="00145984">
          <w:rPr>
            <w:rFonts w:cstheme="minorHAnsi"/>
            <w:noProof/>
          </w:rPr>
          <w:t xml:space="preserve"> </w:t>
        </w:r>
        <w:r w:rsidR="71972ECA" w:rsidRPr="00145984">
          <w:rPr>
            <w:rFonts w:cstheme="minorHAnsi"/>
            <w:noProof/>
          </w:rPr>
          <w:drawing>
            <wp:inline distT="0" distB="0" distL="0" distR="0" wp14:anchorId="5D395363" wp14:editId="03533DA1">
              <wp:extent cx="1958066" cy="2392070"/>
              <wp:effectExtent l="0" t="0" r="4445" b="825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1958066" cy="2392070"/>
                      </a:xfrm>
                      <a:prstGeom prst="rect">
                        <a:avLst/>
                      </a:prstGeom>
                    </pic:spPr>
                  </pic:pic>
                </a:graphicData>
              </a:graphic>
            </wp:inline>
          </w:drawing>
        </w:r>
      </w:ins>
      <w:ins w:id="2324" w:author="Naomi Nash" w:date="2022-04-22T22:47:00Z">
        <w:r w:rsidR="768997AE" w:rsidRPr="00145984">
          <w:rPr>
            <w:rFonts w:cstheme="minorHAnsi"/>
            <w:noProof/>
          </w:rPr>
          <w:t xml:space="preserve"> </w:t>
        </w:r>
        <w:r w:rsidR="768997AE" w:rsidRPr="00145984">
          <w:rPr>
            <w:rFonts w:cstheme="minorHAnsi"/>
            <w:noProof/>
          </w:rPr>
          <w:drawing>
            <wp:inline distT="0" distB="0" distL="0" distR="0" wp14:anchorId="1D9B4D0A" wp14:editId="36130968">
              <wp:extent cx="2171115" cy="2386572"/>
              <wp:effectExtent l="0" t="0" r="635" b="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2171115" cy="2386572"/>
                      </a:xfrm>
                      <a:prstGeom prst="rect">
                        <a:avLst/>
                      </a:prstGeom>
                    </pic:spPr>
                  </pic:pic>
                </a:graphicData>
              </a:graphic>
            </wp:inline>
          </w:drawing>
        </w:r>
      </w:ins>
    </w:p>
    <w:p w14:paraId="72F64FCE" w14:textId="66E28AA2" w:rsidR="001C17CA" w:rsidRPr="00145984" w:rsidRDefault="001C17CA" w:rsidP="3F4EC5F1">
      <w:pPr>
        <w:tabs>
          <w:tab w:val="left" w:pos="1395"/>
        </w:tabs>
        <w:rPr>
          <w:del w:id="2325" w:author="Daria Pacheco" w:date="2022-04-29T21:23:00Z"/>
          <w:rFonts w:cstheme="minorHAnsi"/>
          <w:b/>
        </w:rPr>
      </w:pPr>
      <w:ins w:id="2326" w:author="Daria Pacheco" w:date="2022-04-29T21:19:00Z">
        <w:r w:rsidRPr="00145984">
          <w:rPr>
            <w:rFonts w:cstheme="minorHAnsi"/>
            <w:noProof/>
          </w:rPr>
          <w:t xml:space="preserve">Photo </w:t>
        </w:r>
        <w:r w:rsidR="00E569CF" w:rsidRPr="00145984">
          <w:rPr>
            <w:rFonts w:cstheme="minorHAnsi"/>
            <w:noProof/>
          </w:rPr>
          <w:t>above</w:t>
        </w:r>
      </w:ins>
      <w:ins w:id="2327" w:author="Daria Pacheco" w:date="2022-04-29T21:20:00Z">
        <w:r w:rsidR="002700C1" w:rsidRPr="00145984">
          <w:rPr>
            <w:rFonts w:cstheme="minorHAnsi"/>
            <w:noProof/>
          </w:rPr>
          <w:t xml:space="preserve"> </w:t>
        </w:r>
      </w:ins>
      <w:ins w:id="2328" w:author="Daria Pacheco" w:date="2022-04-29T21:22:00Z">
        <w:r w:rsidR="00512486" w:rsidRPr="00145984">
          <w:rPr>
            <w:rFonts w:cstheme="minorHAnsi"/>
            <w:noProof/>
          </w:rPr>
          <w:t xml:space="preserve">shows a </w:t>
        </w:r>
      </w:ins>
      <w:ins w:id="2329" w:author="Daria Pacheco" w:date="2022-04-29T21:20:00Z">
        <w:r w:rsidR="002700C1" w:rsidRPr="00145984">
          <w:rPr>
            <w:rFonts w:cstheme="minorHAnsi"/>
            <w:noProof/>
          </w:rPr>
          <w:t>list</w:t>
        </w:r>
      </w:ins>
      <w:ins w:id="2330" w:author="Naomi Nash" w:date="2022-05-02T17:47:00Z">
        <w:r w:rsidR="006F195A">
          <w:rPr>
            <w:rFonts w:cstheme="minorHAnsi"/>
            <w:noProof/>
          </w:rPr>
          <w:t xml:space="preserve"> of</w:t>
        </w:r>
      </w:ins>
      <w:ins w:id="2331" w:author="Daria Pacheco" w:date="2022-04-29T21:20:00Z">
        <w:r w:rsidR="002700C1" w:rsidRPr="00145984">
          <w:rPr>
            <w:rFonts w:cstheme="minorHAnsi"/>
            <w:noProof/>
          </w:rPr>
          <w:t xml:space="preserve"> tasks that need to be comp</w:t>
        </w:r>
      </w:ins>
      <w:ins w:id="2332" w:author="Daria Pacheco" w:date="2022-04-29T21:21:00Z">
        <w:r w:rsidR="00366E7D" w:rsidRPr="00145984">
          <w:rPr>
            <w:rFonts w:cstheme="minorHAnsi"/>
            <w:noProof/>
          </w:rPr>
          <w:t>lete</w:t>
        </w:r>
      </w:ins>
      <w:ins w:id="2333" w:author="Naomi Nash" w:date="2022-05-02T17:47:00Z">
        <w:r w:rsidR="006F195A">
          <w:rPr>
            <w:rFonts w:cstheme="minorHAnsi"/>
            <w:noProof/>
          </w:rPr>
          <w:t>d</w:t>
        </w:r>
      </w:ins>
      <w:ins w:id="2334" w:author="Daria Pacheco" w:date="2022-04-29T21:21:00Z">
        <w:r w:rsidR="00366E7D" w:rsidRPr="00145984">
          <w:rPr>
            <w:rFonts w:cstheme="minorHAnsi"/>
            <w:noProof/>
          </w:rPr>
          <w:t xml:space="preserve"> and how </w:t>
        </w:r>
      </w:ins>
      <w:ins w:id="2335" w:author="Naomi Nash" w:date="2022-05-02T17:47:00Z">
        <w:r w:rsidR="003E50FA">
          <w:rPr>
            <w:rFonts w:cstheme="minorHAnsi"/>
            <w:noProof/>
          </w:rPr>
          <w:t xml:space="preserve">important each </w:t>
        </w:r>
      </w:ins>
      <w:ins w:id="2336" w:author="Daria Pacheco" w:date="2022-04-29T21:21:00Z">
        <w:del w:id="2337" w:author="Naomi Nash" w:date="2022-05-02T17:47:00Z">
          <w:r w:rsidR="00366E7D" w:rsidRPr="00145984" w:rsidDel="003E50FA">
            <w:rPr>
              <w:rFonts w:cstheme="minorHAnsi"/>
              <w:noProof/>
            </w:rPr>
            <w:delText>lon</w:delText>
          </w:r>
        </w:del>
      </w:ins>
      <w:ins w:id="2338" w:author="Daria Pacheco" w:date="2022-04-29T21:22:00Z">
        <w:del w:id="2339" w:author="Naomi Nash" w:date="2022-05-02T17:47:00Z">
          <w:r w:rsidR="00512486" w:rsidRPr="00145984" w:rsidDel="003E50FA">
            <w:rPr>
              <w:rFonts w:cstheme="minorHAnsi"/>
              <w:noProof/>
            </w:rPr>
            <w:delText xml:space="preserve">g </w:delText>
          </w:r>
        </w:del>
        <w:r w:rsidR="00512486" w:rsidRPr="00145984">
          <w:rPr>
            <w:rFonts w:cstheme="minorHAnsi"/>
            <w:noProof/>
          </w:rPr>
          <w:t xml:space="preserve">admin believes </w:t>
        </w:r>
        <w:del w:id="2340" w:author="Naomi Nash" w:date="2022-05-02T17:47:00Z">
          <w:r w:rsidR="00512486" w:rsidRPr="00145984" w:rsidDel="003E50FA">
            <w:rPr>
              <w:rFonts w:cstheme="minorHAnsi"/>
              <w:noProof/>
            </w:rPr>
            <w:delText>it’ll take them to</w:delText>
          </w:r>
        </w:del>
      </w:ins>
      <w:ins w:id="2341" w:author="Daria Pacheco" w:date="2022-04-29T21:23:00Z">
        <w:del w:id="2342" w:author="Naomi Nash" w:date="2022-05-02T17:47:00Z">
          <w:r w:rsidR="00512486" w:rsidRPr="00145984" w:rsidDel="003E50FA">
            <w:rPr>
              <w:rFonts w:cstheme="minorHAnsi"/>
              <w:noProof/>
            </w:rPr>
            <w:delText xml:space="preserve"> complete it</w:delText>
          </w:r>
        </w:del>
      </w:ins>
      <w:ins w:id="2343" w:author="Naomi Nash" w:date="2022-05-02T17:47:00Z">
        <w:r w:rsidR="003E50FA">
          <w:rPr>
            <w:rFonts w:cstheme="minorHAnsi"/>
            <w:noProof/>
          </w:rPr>
          <w:t>it is to the overall system</w:t>
        </w:r>
      </w:ins>
      <w:ins w:id="2344" w:author="Daria Pacheco" w:date="2022-04-29T21:25:00Z">
        <w:r w:rsidR="00E534C1" w:rsidRPr="00145984">
          <w:rPr>
            <w:rFonts w:cstheme="minorHAnsi"/>
            <w:noProof/>
          </w:rPr>
          <w:t>.</w:t>
        </w:r>
      </w:ins>
    </w:p>
    <w:p w14:paraId="2FB884D3" w14:textId="77777777" w:rsidR="00486D32" w:rsidRPr="00145984" w:rsidRDefault="00486D32" w:rsidP="3F4EC5F1">
      <w:pPr>
        <w:tabs>
          <w:tab w:val="left" w:pos="1395"/>
        </w:tabs>
        <w:rPr>
          <w:ins w:id="2345" w:author="Daria Pacheco" w:date="2022-04-29T21:23:00Z"/>
          <w:rFonts w:cstheme="minorHAnsi"/>
          <w:noProof/>
        </w:rPr>
      </w:pPr>
    </w:p>
    <w:p w14:paraId="3136075C" w14:textId="127E1CEA" w:rsidR="004248B1" w:rsidRPr="00145984" w:rsidRDefault="004248B1" w:rsidP="3F4EC5F1">
      <w:pPr>
        <w:tabs>
          <w:tab w:val="left" w:pos="1395"/>
        </w:tabs>
        <w:rPr>
          <w:ins w:id="2346" w:author="Naomi Nash" w:date="2022-04-22T22:11:00Z"/>
          <w:rFonts w:cstheme="minorHAnsi"/>
          <w:b/>
          <w:bCs/>
        </w:rPr>
      </w:pPr>
    </w:p>
    <w:p w14:paraId="646230CA" w14:textId="36AD32A7" w:rsidR="00CD4717" w:rsidRPr="00145984" w:rsidRDefault="0050744E" w:rsidP="3F4EC5F1">
      <w:pPr>
        <w:tabs>
          <w:tab w:val="left" w:pos="1395"/>
        </w:tabs>
        <w:rPr>
          <w:ins w:id="2347" w:author="Daria Pacheco" w:date="2022-04-29T21:24:00Z"/>
          <w:rFonts w:cstheme="minorHAnsi"/>
          <w:b/>
          <w:bCs/>
        </w:rPr>
      </w:pPr>
      <w:ins w:id="2348" w:author="Naomi Nash" w:date="2022-04-22T22:11:00Z">
        <w:r w:rsidRPr="00145984">
          <w:rPr>
            <w:rFonts w:cstheme="minorHAnsi"/>
            <w:b/>
            <w:bCs/>
          </w:rPr>
          <w:lastRenderedPageBreak/>
          <w:t>2.1</w:t>
        </w:r>
      </w:ins>
      <w:ins w:id="2349" w:author="Naomi Nash" w:date="2022-04-22T22:37:00Z">
        <w:r w:rsidR="00897C54" w:rsidRPr="00145984">
          <w:rPr>
            <w:rFonts w:cstheme="minorHAnsi"/>
            <w:b/>
            <w:bCs/>
          </w:rPr>
          <w:t>6</w:t>
        </w:r>
      </w:ins>
      <w:ins w:id="2350" w:author="Naomi Nash" w:date="2022-04-22T22:11:00Z">
        <w:r w:rsidRPr="00145984">
          <w:rPr>
            <w:rFonts w:cstheme="minorHAnsi"/>
            <w:b/>
            <w:bCs/>
          </w:rPr>
          <w:t xml:space="preserve"> </w:t>
        </w:r>
      </w:ins>
      <w:bookmarkStart w:id="2351" w:name="AzureScrumBoard"/>
      <w:ins w:id="2352" w:author="Naomi Nash" w:date="2022-04-22T22:12:00Z">
        <w:r w:rsidRPr="00145984">
          <w:rPr>
            <w:rFonts w:cstheme="minorHAnsi"/>
            <w:b/>
            <w:bCs/>
          </w:rPr>
          <w:t>AZURE SCRUM BOARD</w:t>
        </w:r>
      </w:ins>
      <w:bookmarkEnd w:id="2351"/>
      <w:ins w:id="2353" w:author="Naomi Nash" w:date="2022-04-29T21:40:00Z">
        <w:r w:rsidR="00871076" w:rsidRPr="00145984">
          <w:rPr>
            <w:rFonts w:cstheme="minorHAnsi"/>
            <w:b/>
            <w:bCs/>
          </w:rPr>
          <w:br/>
        </w:r>
      </w:ins>
      <w:ins w:id="2354" w:author="Naomi Nash" w:date="2022-04-26T23:32:00Z">
        <w:r w:rsidR="00777EA9" w:rsidRPr="00145984">
          <w:rPr>
            <w:rFonts w:cstheme="minorHAnsi"/>
            <w:noProof/>
          </w:rPr>
          <w:drawing>
            <wp:inline distT="0" distB="0" distL="0" distR="0" wp14:anchorId="30C3448C" wp14:editId="2E788CB9">
              <wp:extent cx="5886450" cy="5372343"/>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rotWithShape="1">
                      <a:blip r:embed="rId26"/>
                      <a:srcRect l="1282" r="1"/>
                      <a:stretch/>
                    </pic:blipFill>
                    <pic:spPr bwMode="auto">
                      <a:xfrm>
                        <a:off x="0" y="0"/>
                        <a:ext cx="5922596" cy="5405332"/>
                      </a:xfrm>
                      <a:prstGeom prst="rect">
                        <a:avLst/>
                      </a:prstGeom>
                      <a:ln>
                        <a:noFill/>
                      </a:ln>
                      <a:extLst>
                        <a:ext uri="{53640926-AAD7-44D8-BBD7-CCE9431645EC}">
                          <a14:shadowObscured xmlns:a14="http://schemas.microsoft.com/office/drawing/2010/main"/>
                        </a:ext>
                      </a:extLst>
                    </pic:spPr>
                  </pic:pic>
                </a:graphicData>
              </a:graphic>
            </wp:inline>
          </w:drawing>
        </w:r>
      </w:ins>
    </w:p>
    <w:p w14:paraId="1A9B57DA" w14:textId="38EBA3A6" w:rsidR="00D53EDB" w:rsidRPr="00145984" w:rsidRDefault="00000849" w:rsidP="008C397D">
      <w:pPr>
        <w:tabs>
          <w:tab w:val="left" w:pos="1395"/>
        </w:tabs>
        <w:rPr>
          <w:ins w:id="2355" w:author="Naomi Nash" w:date="2022-04-26T23:32:00Z"/>
          <w:rFonts w:cstheme="minorHAnsi"/>
          <w:rPrChange w:id="2356" w:author="Naomi Nash" w:date="2022-05-01T22:21:00Z">
            <w:rPr>
              <w:ins w:id="2357" w:author="Naomi Nash" w:date="2022-04-26T23:32:00Z"/>
              <w:b/>
              <w:bCs/>
            </w:rPr>
          </w:rPrChange>
        </w:rPr>
      </w:pPr>
      <w:ins w:id="2358" w:author="Daria Pacheco" w:date="2022-04-29T21:24:00Z">
        <w:r w:rsidRPr="00145984">
          <w:rPr>
            <w:rFonts w:cstheme="minorHAnsi"/>
            <w:rPrChange w:id="2359" w:author="Naomi Nash" w:date="2022-05-01T22:21:00Z">
              <w:rPr>
                <w:b/>
                <w:bCs/>
              </w:rPr>
            </w:rPrChange>
          </w:rPr>
          <w:t>Photo</w:t>
        </w:r>
        <w:r w:rsidR="004018F1" w:rsidRPr="00145984">
          <w:rPr>
            <w:rFonts w:cstheme="minorHAnsi"/>
            <w:rPrChange w:id="2360" w:author="Naomi Nash" w:date="2022-05-01T22:21:00Z">
              <w:rPr>
                <w:b/>
                <w:bCs/>
              </w:rPr>
            </w:rPrChange>
          </w:rPr>
          <w:t xml:space="preserve"> shows a scrum board which helps </w:t>
        </w:r>
      </w:ins>
      <w:ins w:id="2361" w:author="Naomi Nash" w:date="2022-04-29T23:28:00Z">
        <w:r w:rsidR="008A1DD0" w:rsidRPr="00145984">
          <w:rPr>
            <w:rFonts w:cstheme="minorHAnsi"/>
          </w:rPr>
          <w:t xml:space="preserve">the </w:t>
        </w:r>
      </w:ins>
      <w:ins w:id="2362" w:author="Daria Pacheco" w:date="2022-04-29T21:24:00Z">
        <w:r w:rsidR="004018F1" w:rsidRPr="00145984">
          <w:rPr>
            <w:rFonts w:cstheme="minorHAnsi"/>
            <w:rPrChange w:id="2363" w:author="Naomi Nash" w:date="2022-05-01T22:21:00Z">
              <w:rPr>
                <w:b/>
                <w:bCs/>
              </w:rPr>
            </w:rPrChange>
          </w:rPr>
          <w:t>admin</w:t>
        </w:r>
      </w:ins>
      <w:ins w:id="2364" w:author="Naomi Nash" w:date="2022-04-29T23:28:00Z">
        <w:r w:rsidR="008A1DD0" w:rsidRPr="00145984">
          <w:rPr>
            <w:rFonts w:cstheme="minorHAnsi"/>
          </w:rPr>
          <w:t>s</w:t>
        </w:r>
      </w:ins>
      <w:ins w:id="2365" w:author="Daria Pacheco" w:date="2022-04-29T21:24:00Z">
        <w:r w:rsidR="004018F1" w:rsidRPr="00145984">
          <w:rPr>
            <w:rFonts w:cstheme="minorHAnsi"/>
            <w:rPrChange w:id="2366" w:author="Naomi Nash" w:date="2022-05-01T22:21:00Z">
              <w:rPr>
                <w:b/>
                <w:bCs/>
              </w:rPr>
            </w:rPrChange>
          </w:rPr>
          <w:t xml:space="preserve"> determine which tasks </w:t>
        </w:r>
      </w:ins>
      <w:ins w:id="2367" w:author="Daria Pacheco" w:date="2022-04-29T21:25:00Z">
        <w:del w:id="2368" w:author="Naomi Nash" w:date="2022-05-02T17:47:00Z">
          <w:r w:rsidR="004018F1" w:rsidRPr="00145984" w:rsidDel="008C397D">
            <w:rPr>
              <w:rFonts w:cstheme="minorHAnsi"/>
              <w:rPrChange w:id="2369" w:author="Naomi Nash" w:date="2022-05-01T22:21:00Z">
                <w:rPr>
                  <w:b/>
                  <w:bCs/>
                </w:rPr>
              </w:rPrChange>
            </w:rPr>
            <w:delText>should have higher priority</w:delText>
          </w:r>
        </w:del>
      </w:ins>
      <w:ins w:id="2370" w:author="Naomi Nash" w:date="2022-05-02T17:47:00Z">
        <w:r w:rsidR="008C397D">
          <w:rPr>
            <w:rFonts w:cstheme="minorHAnsi"/>
          </w:rPr>
          <w:t>need to be completed, are in the process of being completed, and are completed</w:t>
        </w:r>
      </w:ins>
      <w:ins w:id="2371" w:author="Daria Pacheco" w:date="2022-04-29T21:25:00Z">
        <w:r w:rsidR="004018F1" w:rsidRPr="00145984">
          <w:rPr>
            <w:rFonts w:cstheme="minorHAnsi"/>
            <w:rPrChange w:id="2372" w:author="Naomi Nash" w:date="2022-05-01T22:21:00Z">
              <w:rPr>
                <w:b/>
                <w:bCs/>
              </w:rPr>
            </w:rPrChange>
          </w:rPr>
          <w:t>.</w:t>
        </w:r>
      </w:ins>
    </w:p>
    <w:p w14:paraId="6E23F1BB" w14:textId="77777777" w:rsidR="00777EA9" w:rsidRPr="00145984" w:rsidRDefault="00777EA9" w:rsidP="3F4EC5F1">
      <w:pPr>
        <w:tabs>
          <w:tab w:val="left" w:pos="1395"/>
        </w:tabs>
        <w:rPr>
          <w:ins w:id="2373" w:author="Naomi Nash" w:date="2022-04-22T22:12:00Z"/>
          <w:rFonts w:cstheme="minorHAnsi"/>
          <w:b/>
          <w:bCs/>
        </w:rPr>
      </w:pPr>
    </w:p>
    <w:p w14:paraId="38708F71" w14:textId="11FF6BAF" w:rsidR="008A4FA8" w:rsidRPr="00360183" w:rsidRDefault="00CD4717" w:rsidP="3F4EC5F1">
      <w:pPr>
        <w:tabs>
          <w:tab w:val="left" w:pos="1395"/>
        </w:tabs>
        <w:rPr>
          <w:ins w:id="2374" w:author="Naomi Nash" w:date="2022-04-29T23:28:00Z"/>
          <w:rFonts w:cstheme="minorHAnsi"/>
          <w:b/>
          <w:bCs/>
        </w:rPr>
      </w:pPr>
      <w:ins w:id="2375" w:author="Naomi Nash" w:date="2022-04-22T22:12:00Z">
        <w:r w:rsidRPr="00360183">
          <w:rPr>
            <w:rFonts w:cstheme="minorHAnsi"/>
            <w:b/>
            <w:bCs/>
          </w:rPr>
          <w:lastRenderedPageBreak/>
          <w:t>2.1</w:t>
        </w:r>
      </w:ins>
      <w:ins w:id="2376" w:author="Naomi Nash" w:date="2022-04-22T22:37:00Z">
        <w:r w:rsidR="00897C54" w:rsidRPr="00360183">
          <w:rPr>
            <w:rFonts w:cstheme="minorHAnsi"/>
            <w:b/>
            <w:bCs/>
          </w:rPr>
          <w:t>7</w:t>
        </w:r>
      </w:ins>
      <w:ins w:id="2377" w:author="Naomi Nash" w:date="2022-04-22T22:12:00Z">
        <w:r w:rsidRPr="00360183">
          <w:rPr>
            <w:rFonts w:cstheme="minorHAnsi"/>
            <w:b/>
            <w:bCs/>
          </w:rPr>
          <w:t xml:space="preserve"> </w:t>
        </w:r>
        <w:bookmarkStart w:id="2378" w:name="StepByStepVisualDesciprtionOfOutfitCard"/>
        <w:r w:rsidRPr="00360183">
          <w:rPr>
            <w:rFonts w:cstheme="minorHAnsi"/>
            <w:b/>
            <w:bCs/>
          </w:rPr>
          <w:t xml:space="preserve">STEP-BY-STEP </w:t>
        </w:r>
      </w:ins>
      <w:bookmarkEnd w:id="2378"/>
      <w:ins w:id="2379" w:author="Naomi Nash" w:date="2022-04-29T23:30:00Z">
        <w:r w:rsidR="00C721A1" w:rsidRPr="00360183">
          <w:rPr>
            <w:rFonts w:cstheme="minorHAnsi"/>
            <w:b/>
            <w:bCs/>
            <w:rPrChange w:id="2380" w:author="Naomi Nash" w:date="2022-05-02T00:31:00Z">
              <w:rPr>
                <w:rFonts w:cstheme="minorHAnsi"/>
                <w:b/>
                <w:bCs/>
                <w:highlight w:val="yellow"/>
              </w:rPr>
            </w:rPrChange>
          </w:rPr>
          <w:t>VISUAL DESCRIPTION</w:t>
        </w:r>
      </w:ins>
      <w:ins w:id="2381" w:author="Naomi Nash" w:date="2022-04-22T22:12:00Z">
        <w:r w:rsidRPr="00360183">
          <w:rPr>
            <w:rFonts w:cstheme="minorHAnsi"/>
            <w:b/>
            <w:bCs/>
          </w:rPr>
          <w:t xml:space="preserve"> OF</w:t>
        </w:r>
      </w:ins>
      <w:ins w:id="2382" w:author="Naomi Nash" w:date="2022-04-29T23:30:00Z">
        <w:r w:rsidR="00EB3FA2" w:rsidRPr="00360183">
          <w:rPr>
            <w:rFonts w:cstheme="minorHAnsi"/>
            <w:b/>
            <w:bCs/>
            <w:rPrChange w:id="2383" w:author="Naomi Nash" w:date="2022-05-02T00:31:00Z">
              <w:rPr>
                <w:rFonts w:cstheme="minorHAnsi"/>
                <w:b/>
                <w:bCs/>
                <w:highlight w:val="yellow"/>
              </w:rPr>
            </w:rPrChange>
          </w:rPr>
          <w:t xml:space="preserve"> OUFIT CARD CREATION</w:t>
        </w:r>
      </w:ins>
      <w:ins w:id="2384" w:author="Naomi Nash" w:date="2022-04-22T22:12:00Z">
        <w:r w:rsidRPr="00360183">
          <w:rPr>
            <w:rFonts w:cstheme="minorHAnsi"/>
            <w:b/>
            <w:bCs/>
          </w:rPr>
          <w:t xml:space="preserve"> USE CASE</w:t>
        </w:r>
      </w:ins>
      <w:ins w:id="2385" w:author="Naomi Nash" w:date="2022-04-29T23:24:00Z">
        <w:r w:rsidR="00E7313A" w:rsidRPr="00360183">
          <w:rPr>
            <w:rFonts w:cstheme="minorHAnsi"/>
            <w:b/>
            <w:bCs/>
          </w:rPr>
          <w:br/>
        </w:r>
      </w:ins>
      <w:ins w:id="2386" w:author="Naomi Nash" w:date="2022-05-02T00:31:00Z">
        <w:r w:rsidR="00360183" w:rsidRPr="00360183">
          <w:rPr>
            <w:noProof/>
          </w:rPr>
          <w:drawing>
            <wp:inline distT="0" distB="0" distL="0" distR="0" wp14:anchorId="41C0827D" wp14:editId="55CF288F">
              <wp:extent cx="5943364" cy="3689498"/>
              <wp:effectExtent l="0" t="0" r="635"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7"/>
                      <a:stretch>
                        <a:fillRect/>
                      </a:stretch>
                    </pic:blipFill>
                    <pic:spPr>
                      <a:xfrm>
                        <a:off x="0" y="0"/>
                        <a:ext cx="5958405" cy="3698835"/>
                      </a:xfrm>
                      <a:prstGeom prst="rect">
                        <a:avLst/>
                      </a:prstGeom>
                    </pic:spPr>
                  </pic:pic>
                </a:graphicData>
              </a:graphic>
            </wp:inline>
          </w:drawing>
        </w:r>
        <w:r w:rsidR="00360183" w:rsidRPr="00360183">
          <w:rPr>
            <w:rFonts w:cstheme="minorHAnsi"/>
            <w:noProof/>
            <w:rPrChange w:id="2387" w:author="Naomi Nash" w:date="2022-05-02T00:31:00Z">
              <w:rPr>
                <w:rFonts w:cstheme="minorHAnsi"/>
                <w:noProof/>
                <w:highlight w:val="yellow"/>
              </w:rPr>
            </w:rPrChange>
          </w:rPr>
          <w:t xml:space="preserve"> </w:t>
        </w:r>
      </w:ins>
    </w:p>
    <w:p w14:paraId="023F9F54" w14:textId="165A6562" w:rsidR="008A1DD0" w:rsidRPr="00145984" w:rsidRDefault="0070401D" w:rsidP="00A67389">
      <w:pPr>
        <w:tabs>
          <w:tab w:val="left" w:pos="1395"/>
        </w:tabs>
        <w:rPr>
          <w:ins w:id="2388" w:author="Naomi Nash" w:date="2022-04-29T23:24:00Z"/>
          <w:rFonts w:cstheme="minorHAnsi"/>
          <w:rPrChange w:id="2389" w:author="Naomi Nash" w:date="2022-05-01T22:21:00Z">
            <w:rPr>
              <w:ins w:id="2390" w:author="Naomi Nash" w:date="2022-04-29T23:24:00Z"/>
              <w:color w:val="3A414A"/>
              <w:sz w:val="25"/>
              <w:szCs w:val="25"/>
            </w:rPr>
          </w:rPrChange>
        </w:rPr>
      </w:pPr>
      <w:ins w:id="2391" w:author="Naomi Nash" w:date="2022-04-29T23:28:00Z">
        <w:r w:rsidRPr="00360183">
          <w:rPr>
            <w:rFonts w:cstheme="minorHAnsi"/>
          </w:rPr>
          <w:t xml:space="preserve">The above </w:t>
        </w:r>
        <w:r w:rsidR="00DE0388" w:rsidRPr="00360183">
          <w:rPr>
            <w:rFonts w:cstheme="minorHAnsi"/>
          </w:rPr>
          <w:t>visual demonstrate</w:t>
        </w:r>
      </w:ins>
      <w:ins w:id="2392" w:author="Naomi Nash" w:date="2022-04-29T23:29:00Z">
        <w:r w:rsidR="00FE3CC7" w:rsidRPr="00360183">
          <w:rPr>
            <w:rFonts w:cstheme="minorHAnsi"/>
          </w:rPr>
          <w:t xml:space="preserve">s how the user </w:t>
        </w:r>
        <w:r w:rsidR="0053371E" w:rsidRPr="00360183">
          <w:rPr>
            <w:rFonts w:cstheme="minorHAnsi"/>
          </w:rPr>
          <w:t xml:space="preserve">will enter information and navigate the DripCards web application when creating </w:t>
        </w:r>
        <w:r w:rsidR="00A20B1A" w:rsidRPr="00360183">
          <w:rPr>
            <w:rFonts w:cstheme="minorHAnsi"/>
          </w:rPr>
          <w:t xml:space="preserve">an </w:t>
        </w:r>
      </w:ins>
      <w:ins w:id="2393" w:author="Naomi Nash" w:date="2022-05-01T20:24:00Z">
        <w:r w:rsidR="00184836" w:rsidRPr="00360183">
          <w:rPr>
            <w:rFonts w:cstheme="minorHAnsi"/>
            <w:rPrChange w:id="2394" w:author="Naomi Nash" w:date="2022-05-02T00:31:00Z">
              <w:rPr>
                <w:rFonts w:cstheme="minorHAnsi"/>
                <w:highlight w:val="yellow"/>
              </w:rPr>
            </w:rPrChange>
          </w:rPr>
          <w:t>Outfit Card</w:t>
        </w:r>
      </w:ins>
      <w:ins w:id="2395" w:author="Naomi Nash" w:date="2022-05-02T17:48:00Z">
        <w:r w:rsidR="00FC6417">
          <w:rPr>
            <w:rFonts w:cstheme="minorHAnsi"/>
          </w:rPr>
          <w:t xml:space="preserve"> with accompanying screenshots.</w:t>
        </w:r>
      </w:ins>
    </w:p>
    <w:p w14:paraId="7D32C228" w14:textId="77777777" w:rsidR="00E7313A" w:rsidRPr="00145984" w:rsidRDefault="00E7313A" w:rsidP="3F4EC5F1">
      <w:pPr>
        <w:tabs>
          <w:tab w:val="left" w:pos="1395"/>
        </w:tabs>
        <w:rPr>
          <w:rFonts w:cstheme="minorHAnsi"/>
        </w:rPr>
      </w:pPr>
    </w:p>
    <w:p w14:paraId="0A4E8951" w14:textId="51728DA4" w:rsidR="00053C59" w:rsidRPr="00145984" w:rsidRDefault="00053C59" w:rsidP="00E61623">
      <w:pPr>
        <w:tabs>
          <w:tab w:val="left" w:pos="1395"/>
        </w:tabs>
        <w:rPr>
          <w:rFonts w:cstheme="minorHAnsi"/>
          <w:b/>
          <w:bCs/>
        </w:rPr>
      </w:pPr>
      <w:commentRangeStart w:id="2396"/>
      <w:commentRangeStart w:id="2397"/>
      <w:r w:rsidRPr="00145984">
        <w:rPr>
          <w:rFonts w:cstheme="minorHAnsi"/>
          <w:b/>
          <w:bCs/>
        </w:rPr>
        <w:t>2.1</w:t>
      </w:r>
      <w:ins w:id="2398" w:author="Naomi Nash" w:date="2022-04-22T22:37:00Z">
        <w:r w:rsidR="00897C54" w:rsidRPr="00145984">
          <w:rPr>
            <w:rFonts w:cstheme="minorHAnsi"/>
            <w:b/>
            <w:bCs/>
          </w:rPr>
          <w:t>8</w:t>
        </w:r>
      </w:ins>
      <w:ins w:id="2399" w:author="Daria Pacheco" w:date="2022-04-20T02:33:00Z">
        <w:del w:id="2400" w:author="Naomi Nash" w:date="2022-04-19T23:32:00Z">
          <w:r w:rsidRPr="00145984" w:rsidDel="00EA1AF9">
            <w:rPr>
              <w:rFonts w:cstheme="minorHAnsi"/>
              <w:b/>
              <w:bCs/>
            </w:rPr>
            <w:delText>2</w:delText>
          </w:r>
        </w:del>
      </w:ins>
      <w:ins w:id="2401" w:author="Naomi Nash" w:date="2022-04-19T21:36:00Z">
        <w:del w:id="2402" w:author="Daria Pacheco" w:date="2022-04-20T02:33:00Z">
          <w:r w:rsidRPr="00145984" w:rsidDel="00F557F2">
            <w:rPr>
              <w:rFonts w:cstheme="minorHAnsi"/>
              <w:b/>
              <w:bCs/>
            </w:rPr>
            <w:delText>1</w:delText>
          </w:r>
        </w:del>
      </w:ins>
      <w:del w:id="2403" w:author="Naomi Nash" w:date="2022-04-19T21:36:00Z">
        <w:r w:rsidRPr="00145984" w:rsidDel="00053C59">
          <w:rPr>
            <w:rFonts w:cstheme="minorHAnsi"/>
            <w:b/>
            <w:bCs/>
          </w:rPr>
          <w:delText>0</w:delText>
        </w:r>
      </w:del>
      <w:r w:rsidRPr="00145984">
        <w:rPr>
          <w:rFonts w:cstheme="minorHAnsi"/>
          <w:b/>
          <w:bCs/>
        </w:rPr>
        <w:t xml:space="preserve"> </w:t>
      </w:r>
      <w:bookmarkStart w:id="2404" w:name="MeetingNotes"/>
      <w:r w:rsidRPr="00145984">
        <w:rPr>
          <w:rFonts w:cstheme="minorHAnsi"/>
          <w:b/>
          <w:bCs/>
        </w:rPr>
        <w:t>MEETING NOTES</w:t>
      </w:r>
      <w:commentRangeEnd w:id="2396"/>
      <w:r w:rsidRPr="00145984">
        <w:rPr>
          <w:rStyle w:val="CommentReference"/>
          <w:rFonts w:cstheme="minorHAnsi"/>
        </w:rPr>
        <w:commentReference w:id="2396"/>
      </w:r>
      <w:commentRangeEnd w:id="2397"/>
      <w:r w:rsidRPr="00145984">
        <w:rPr>
          <w:rStyle w:val="CommentReference"/>
          <w:rFonts w:cstheme="minorHAnsi"/>
        </w:rPr>
        <w:commentReference w:id="2397"/>
      </w:r>
      <w:bookmarkEnd w:id="2404"/>
    </w:p>
    <w:tbl>
      <w:tblPr>
        <w:tblStyle w:val="TableGrid"/>
        <w:tblW w:w="0" w:type="auto"/>
        <w:tblLook w:val="04A0" w:firstRow="1" w:lastRow="0" w:firstColumn="1" w:lastColumn="0" w:noHBand="0" w:noVBand="1"/>
      </w:tblPr>
      <w:tblGrid>
        <w:gridCol w:w="1525"/>
        <w:gridCol w:w="7825"/>
      </w:tblGrid>
      <w:tr w:rsidR="00853B0B" w:rsidRPr="00145984" w14:paraId="680C37B7" w14:textId="77777777" w:rsidTr="00853B0B">
        <w:tc>
          <w:tcPr>
            <w:tcW w:w="1525" w:type="dxa"/>
          </w:tcPr>
          <w:p w14:paraId="745BFC65" w14:textId="6E7D6FA4" w:rsidR="00853B0B" w:rsidRPr="00145984" w:rsidRDefault="0021760D" w:rsidP="00E61623">
            <w:pPr>
              <w:tabs>
                <w:tab w:val="left" w:pos="1395"/>
              </w:tabs>
              <w:rPr>
                <w:rFonts w:cstheme="minorHAnsi"/>
              </w:rPr>
            </w:pPr>
            <w:r w:rsidRPr="00145984">
              <w:rPr>
                <w:rFonts w:cstheme="minorHAnsi"/>
              </w:rPr>
              <w:t>3/3</w:t>
            </w:r>
          </w:p>
        </w:tc>
        <w:tc>
          <w:tcPr>
            <w:tcW w:w="7825" w:type="dxa"/>
          </w:tcPr>
          <w:p w14:paraId="07EE9D11" w14:textId="33DAB0C4" w:rsidR="00853B0B" w:rsidRPr="00145984" w:rsidRDefault="0021760D" w:rsidP="00E61623">
            <w:pPr>
              <w:tabs>
                <w:tab w:val="left" w:pos="1395"/>
              </w:tabs>
              <w:rPr>
                <w:rFonts w:cstheme="minorHAnsi"/>
              </w:rPr>
            </w:pPr>
            <w:r w:rsidRPr="00145984">
              <w:rPr>
                <w:rFonts w:cstheme="minorHAnsi"/>
              </w:rPr>
              <w:t>Discussed User Stories and Requirements for project</w:t>
            </w:r>
          </w:p>
        </w:tc>
      </w:tr>
      <w:tr w:rsidR="00853B0B" w:rsidRPr="00145984" w14:paraId="43735109" w14:textId="77777777" w:rsidTr="00853B0B">
        <w:tc>
          <w:tcPr>
            <w:tcW w:w="1525" w:type="dxa"/>
          </w:tcPr>
          <w:p w14:paraId="37C25D91" w14:textId="41FCEDD9" w:rsidR="00853B0B" w:rsidRPr="00145984" w:rsidRDefault="0021760D" w:rsidP="00E61623">
            <w:pPr>
              <w:tabs>
                <w:tab w:val="left" w:pos="1395"/>
              </w:tabs>
              <w:rPr>
                <w:rFonts w:cstheme="minorHAnsi"/>
              </w:rPr>
            </w:pPr>
            <w:r w:rsidRPr="00145984">
              <w:rPr>
                <w:rFonts w:cstheme="minorHAnsi"/>
              </w:rPr>
              <w:t>3/17</w:t>
            </w:r>
          </w:p>
        </w:tc>
        <w:tc>
          <w:tcPr>
            <w:tcW w:w="7825" w:type="dxa"/>
          </w:tcPr>
          <w:p w14:paraId="368C67B5" w14:textId="6ECD6580" w:rsidR="00853B0B" w:rsidRPr="00145984" w:rsidRDefault="0021760D" w:rsidP="00E61623">
            <w:pPr>
              <w:tabs>
                <w:tab w:val="left" w:pos="1395"/>
              </w:tabs>
              <w:rPr>
                <w:rFonts w:cstheme="minorHAnsi"/>
              </w:rPr>
            </w:pPr>
            <w:r w:rsidRPr="00145984">
              <w:rPr>
                <w:rFonts w:cstheme="minorHAnsi"/>
              </w:rPr>
              <w:t>Built upon current User Stories</w:t>
            </w:r>
          </w:p>
        </w:tc>
      </w:tr>
      <w:tr w:rsidR="00853B0B" w:rsidRPr="00145984" w14:paraId="7A7F2DA5" w14:textId="77777777" w:rsidTr="00853B0B">
        <w:tc>
          <w:tcPr>
            <w:tcW w:w="1525" w:type="dxa"/>
          </w:tcPr>
          <w:p w14:paraId="39F8AEA5" w14:textId="0ED4C7DD" w:rsidR="00853B0B" w:rsidRPr="00145984" w:rsidRDefault="0021760D" w:rsidP="00E61623">
            <w:pPr>
              <w:tabs>
                <w:tab w:val="left" w:pos="1395"/>
              </w:tabs>
              <w:rPr>
                <w:rFonts w:cstheme="minorHAnsi"/>
              </w:rPr>
            </w:pPr>
            <w:r w:rsidRPr="00145984">
              <w:rPr>
                <w:rFonts w:cstheme="minorHAnsi"/>
              </w:rPr>
              <w:t>3/24</w:t>
            </w:r>
          </w:p>
        </w:tc>
        <w:tc>
          <w:tcPr>
            <w:tcW w:w="7825" w:type="dxa"/>
          </w:tcPr>
          <w:p w14:paraId="1450CAC2" w14:textId="36D4A79C" w:rsidR="0021760D" w:rsidRPr="00145984" w:rsidRDefault="0021760D" w:rsidP="00E61623">
            <w:pPr>
              <w:tabs>
                <w:tab w:val="left" w:pos="1395"/>
              </w:tabs>
              <w:rPr>
                <w:rFonts w:cstheme="minorHAnsi"/>
              </w:rPr>
            </w:pPr>
            <w:r w:rsidRPr="00145984">
              <w:rPr>
                <w:rFonts w:cstheme="minorHAnsi"/>
              </w:rPr>
              <w:t>Used Planning Poker to rank all current tasks (User Stories and Requirements)</w:t>
            </w:r>
          </w:p>
        </w:tc>
      </w:tr>
      <w:tr w:rsidR="0021760D" w:rsidRPr="00145984" w14:paraId="2DD56315" w14:textId="77777777" w:rsidTr="00853B0B">
        <w:tc>
          <w:tcPr>
            <w:tcW w:w="1525" w:type="dxa"/>
          </w:tcPr>
          <w:p w14:paraId="14878141" w14:textId="73EC9896" w:rsidR="0021760D" w:rsidRPr="00145984" w:rsidRDefault="0021760D" w:rsidP="00E61623">
            <w:pPr>
              <w:tabs>
                <w:tab w:val="left" w:pos="1395"/>
              </w:tabs>
              <w:rPr>
                <w:rFonts w:cstheme="minorHAnsi"/>
              </w:rPr>
            </w:pPr>
            <w:r w:rsidRPr="00145984">
              <w:rPr>
                <w:rFonts w:cstheme="minorHAnsi"/>
              </w:rPr>
              <w:t>3/29</w:t>
            </w:r>
          </w:p>
        </w:tc>
        <w:tc>
          <w:tcPr>
            <w:tcW w:w="7825" w:type="dxa"/>
          </w:tcPr>
          <w:p w14:paraId="2D7648D8" w14:textId="319F9B99" w:rsidR="0021760D" w:rsidRPr="00145984" w:rsidRDefault="0021760D" w:rsidP="00E61623">
            <w:pPr>
              <w:tabs>
                <w:tab w:val="left" w:pos="1395"/>
              </w:tabs>
              <w:rPr>
                <w:rFonts w:cstheme="minorHAnsi"/>
              </w:rPr>
            </w:pPr>
            <w:r w:rsidRPr="00145984">
              <w:rPr>
                <w:rFonts w:cstheme="minorHAnsi"/>
              </w:rPr>
              <w:t xml:space="preserve">Discussed what example project to use as the base for </w:t>
            </w:r>
            <w:del w:id="2405" w:author="Naomi Nash" w:date="2022-05-01T20:24:00Z">
              <w:r w:rsidRPr="00145984" w:rsidDel="00184836">
                <w:rPr>
                  <w:rFonts w:cstheme="minorHAnsi"/>
                </w:rPr>
                <w:delText>Drip Cards</w:delText>
              </w:r>
            </w:del>
            <w:ins w:id="2406" w:author="Naomi Nash" w:date="2022-05-01T20:24:00Z">
              <w:r w:rsidR="00184836" w:rsidRPr="00145984">
                <w:rPr>
                  <w:rFonts w:cstheme="minorHAnsi"/>
                </w:rPr>
                <w:t>DripCards</w:t>
              </w:r>
            </w:ins>
          </w:p>
        </w:tc>
      </w:tr>
      <w:tr w:rsidR="0021760D" w:rsidRPr="00145984" w14:paraId="6B9E5016" w14:textId="77777777" w:rsidTr="00853B0B">
        <w:tc>
          <w:tcPr>
            <w:tcW w:w="1525" w:type="dxa"/>
          </w:tcPr>
          <w:p w14:paraId="06BED56F" w14:textId="1D0D7FA7" w:rsidR="0021760D" w:rsidRPr="00145984" w:rsidRDefault="0021760D" w:rsidP="00E61623">
            <w:pPr>
              <w:tabs>
                <w:tab w:val="left" w:pos="1395"/>
              </w:tabs>
              <w:rPr>
                <w:rFonts w:cstheme="minorHAnsi"/>
              </w:rPr>
            </w:pPr>
            <w:r w:rsidRPr="00145984">
              <w:rPr>
                <w:rFonts w:cstheme="minorHAnsi"/>
              </w:rPr>
              <w:t>4/18 Morning</w:t>
            </w:r>
          </w:p>
        </w:tc>
        <w:tc>
          <w:tcPr>
            <w:tcW w:w="7825" w:type="dxa"/>
          </w:tcPr>
          <w:p w14:paraId="620EC4BC" w14:textId="6D10559D" w:rsidR="0021760D" w:rsidRPr="00145984" w:rsidRDefault="0021760D" w:rsidP="00E61623">
            <w:pPr>
              <w:tabs>
                <w:tab w:val="left" w:pos="1395"/>
              </w:tabs>
              <w:rPr>
                <w:rFonts w:cstheme="minorHAnsi"/>
              </w:rPr>
            </w:pPr>
            <w:r w:rsidRPr="00145984">
              <w:rPr>
                <w:rFonts w:cstheme="minorHAnsi"/>
              </w:rPr>
              <w:t>Met with Dr. Adams in office hours to discuss project issues</w:t>
            </w:r>
          </w:p>
        </w:tc>
      </w:tr>
      <w:tr w:rsidR="0021760D" w:rsidRPr="00145984" w14:paraId="665A23B0" w14:textId="77777777" w:rsidTr="00853B0B">
        <w:tc>
          <w:tcPr>
            <w:tcW w:w="1525" w:type="dxa"/>
          </w:tcPr>
          <w:p w14:paraId="664B8D22" w14:textId="74E3FE6F" w:rsidR="0021760D" w:rsidRPr="00145984" w:rsidRDefault="0021760D" w:rsidP="00E61623">
            <w:pPr>
              <w:tabs>
                <w:tab w:val="left" w:pos="1395"/>
              </w:tabs>
              <w:rPr>
                <w:rFonts w:cstheme="minorHAnsi"/>
              </w:rPr>
            </w:pPr>
            <w:r w:rsidRPr="00145984">
              <w:rPr>
                <w:rFonts w:cstheme="minorHAnsi"/>
              </w:rPr>
              <w:t>4/18 Night</w:t>
            </w:r>
          </w:p>
        </w:tc>
        <w:tc>
          <w:tcPr>
            <w:tcW w:w="7825" w:type="dxa"/>
          </w:tcPr>
          <w:p w14:paraId="7B722DF6" w14:textId="048EC2BC" w:rsidR="00796F6C" w:rsidRPr="00145984" w:rsidRDefault="0021760D" w:rsidP="00E61623">
            <w:pPr>
              <w:tabs>
                <w:tab w:val="left" w:pos="1395"/>
              </w:tabs>
              <w:rPr>
                <w:rFonts w:cstheme="minorHAnsi"/>
              </w:rPr>
            </w:pPr>
            <w:del w:id="2407" w:author="Naomi Nash" w:date="2022-04-19T10:11:00Z">
              <w:r w:rsidRPr="00145984" w:rsidDel="00FA4A88">
                <w:rPr>
                  <w:rFonts w:cstheme="minorHAnsi"/>
                </w:rPr>
                <w:delText>Worked on</w:delText>
              </w:r>
            </w:del>
            <w:ins w:id="2408" w:author="Naomi Nash" w:date="2022-04-19T10:11:00Z">
              <w:r w:rsidR="00FA4A88" w:rsidRPr="00145984">
                <w:rPr>
                  <w:rFonts w:cstheme="minorHAnsi"/>
                </w:rPr>
                <w:t>Created</w:t>
              </w:r>
            </w:ins>
            <w:r w:rsidRPr="00145984">
              <w:rPr>
                <w:rFonts w:cstheme="minorHAnsi"/>
              </w:rPr>
              <w:t xml:space="preserve"> diagrams and</w:t>
            </w:r>
            <w:ins w:id="2409" w:author="Naomi Nash" w:date="2022-04-19T10:11:00Z">
              <w:r w:rsidR="00FA4A88" w:rsidRPr="00145984">
                <w:rPr>
                  <w:rFonts w:cstheme="minorHAnsi"/>
                </w:rPr>
                <w:t xml:space="preserve"> commented and start revisions on</w:t>
              </w:r>
            </w:ins>
            <w:r w:rsidRPr="00145984">
              <w:rPr>
                <w:rFonts w:cstheme="minorHAnsi"/>
              </w:rPr>
              <w:t xml:space="preserve"> report</w:t>
            </w:r>
          </w:p>
        </w:tc>
      </w:tr>
      <w:tr w:rsidR="00796F6C" w:rsidRPr="00145984" w14:paraId="043AFC08" w14:textId="77777777" w:rsidTr="00853B0B">
        <w:trPr>
          <w:ins w:id="2410" w:author="Naomi Nash" w:date="2022-04-19T10:10:00Z"/>
        </w:trPr>
        <w:tc>
          <w:tcPr>
            <w:tcW w:w="1525" w:type="dxa"/>
          </w:tcPr>
          <w:p w14:paraId="0C8DF137" w14:textId="0462C542" w:rsidR="00796F6C" w:rsidRPr="00145984" w:rsidRDefault="00796F6C" w:rsidP="00E61623">
            <w:pPr>
              <w:tabs>
                <w:tab w:val="left" w:pos="1395"/>
              </w:tabs>
              <w:rPr>
                <w:ins w:id="2411" w:author="Naomi Nash" w:date="2022-04-19T10:10:00Z"/>
                <w:rFonts w:cstheme="minorHAnsi"/>
              </w:rPr>
            </w:pPr>
            <w:ins w:id="2412" w:author="Naomi Nash" w:date="2022-04-19T10:10:00Z">
              <w:r w:rsidRPr="00145984">
                <w:rPr>
                  <w:rFonts w:cstheme="minorHAnsi"/>
                </w:rPr>
                <w:t>4/19 Morning</w:t>
              </w:r>
            </w:ins>
          </w:p>
        </w:tc>
        <w:tc>
          <w:tcPr>
            <w:tcW w:w="7825" w:type="dxa"/>
          </w:tcPr>
          <w:p w14:paraId="3C6B8786" w14:textId="4BE380C4" w:rsidR="00BD6F21" w:rsidRPr="00145984" w:rsidRDefault="00796F6C" w:rsidP="00E61623">
            <w:pPr>
              <w:tabs>
                <w:tab w:val="left" w:pos="1395"/>
              </w:tabs>
              <w:rPr>
                <w:ins w:id="2413" w:author="Naomi Nash" w:date="2022-04-19T10:10:00Z"/>
                <w:rFonts w:cstheme="minorHAnsi"/>
              </w:rPr>
            </w:pPr>
            <w:ins w:id="2414" w:author="Naomi Nash" w:date="2022-04-19T10:11:00Z">
              <w:r w:rsidRPr="00145984">
                <w:rPr>
                  <w:rFonts w:cstheme="minorHAnsi"/>
                </w:rPr>
                <w:t>Finished revisions on report</w:t>
              </w:r>
            </w:ins>
          </w:p>
        </w:tc>
      </w:tr>
      <w:tr w:rsidR="00BD6F21" w:rsidRPr="00145984" w14:paraId="194A818D" w14:textId="77777777" w:rsidTr="00853B0B">
        <w:trPr>
          <w:ins w:id="2415" w:author="Naomi Nash" w:date="2022-04-19T23:34:00Z"/>
        </w:trPr>
        <w:tc>
          <w:tcPr>
            <w:tcW w:w="1525" w:type="dxa"/>
          </w:tcPr>
          <w:p w14:paraId="4D8DD50A" w14:textId="7B9A915B" w:rsidR="00BD6F21" w:rsidRPr="00145984" w:rsidRDefault="00BD6F21" w:rsidP="00E61623">
            <w:pPr>
              <w:tabs>
                <w:tab w:val="left" w:pos="1395"/>
              </w:tabs>
              <w:rPr>
                <w:ins w:id="2416" w:author="Naomi Nash" w:date="2022-04-19T23:34:00Z"/>
                <w:rFonts w:cstheme="minorHAnsi"/>
              </w:rPr>
            </w:pPr>
            <w:ins w:id="2417" w:author="Naomi Nash" w:date="2022-04-19T23:34:00Z">
              <w:r w:rsidRPr="00145984">
                <w:rPr>
                  <w:rFonts w:cstheme="minorHAnsi"/>
                </w:rPr>
                <w:t>4/19 Night</w:t>
              </w:r>
            </w:ins>
          </w:p>
        </w:tc>
        <w:tc>
          <w:tcPr>
            <w:tcW w:w="7825" w:type="dxa"/>
          </w:tcPr>
          <w:p w14:paraId="5532CF60" w14:textId="65B14503" w:rsidR="00BD6F21" w:rsidRPr="00145984" w:rsidRDefault="00BD6F21" w:rsidP="00E61623">
            <w:pPr>
              <w:tabs>
                <w:tab w:val="left" w:pos="1395"/>
              </w:tabs>
              <w:rPr>
                <w:ins w:id="2418" w:author="Naomi Nash" w:date="2022-04-19T23:34:00Z"/>
                <w:rFonts w:cstheme="minorHAnsi"/>
              </w:rPr>
            </w:pPr>
            <w:ins w:id="2419" w:author="Naomi Nash" w:date="2022-04-19T23:34:00Z">
              <w:r w:rsidRPr="00145984">
                <w:rPr>
                  <w:rFonts w:cstheme="minorHAnsi"/>
                </w:rPr>
                <w:t>Created diagrams and added to report</w:t>
              </w:r>
            </w:ins>
          </w:p>
        </w:tc>
      </w:tr>
      <w:tr w:rsidR="008A28B1" w:rsidRPr="00145984" w14:paraId="41F58877" w14:textId="77777777" w:rsidTr="00853B0B">
        <w:trPr>
          <w:ins w:id="2420" w:author="Naomi Nash" w:date="2022-04-22T22:10:00Z"/>
        </w:trPr>
        <w:tc>
          <w:tcPr>
            <w:tcW w:w="1525" w:type="dxa"/>
          </w:tcPr>
          <w:p w14:paraId="1686BFEA" w14:textId="6AF5F794" w:rsidR="008A28B1" w:rsidRPr="00145984" w:rsidRDefault="008A28B1" w:rsidP="00E61623">
            <w:pPr>
              <w:tabs>
                <w:tab w:val="left" w:pos="1395"/>
              </w:tabs>
              <w:rPr>
                <w:ins w:id="2421" w:author="Naomi Nash" w:date="2022-04-22T22:10:00Z"/>
                <w:rFonts w:cstheme="minorHAnsi"/>
              </w:rPr>
            </w:pPr>
            <w:ins w:id="2422" w:author="Naomi Nash" w:date="2022-04-22T22:10:00Z">
              <w:r w:rsidRPr="00145984">
                <w:rPr>
                  <w:rFonts w:cstheme="minorHAnsi"/>
                </w:rPr>
                <w:t>4/22</w:t>
              </w:r>
            </w:ins>
          </w:p>
        </w:tc>
        <w:tc>
          <w:tcPr>
            <w:tcW w:w="7825" w:type="dxa"/>
          </w:tcPr>
          <w:p w14:paraId="4A7D3F63" w14:textId="575A6B88" w:rsidR="008A28B1" w:rsidRPr="00145984" w:rsidRDefault="00260847" w:rsidP="00E61623">
            <w:pPr>
              <w:tabs>
                <w:tab w:val="left" w:pos="1395"/>
              </w:tabs>
              <w:rPr>
                <w:ins w:id="2423" w:author="Naomi Nash" w:date="2022-04-22T22:10:00Z"/>
                <w:rFonts w:cstheme="minorHAnsi"/>
              </w:rPr>
            </w:pPr>
            <w:ins w:id="2424" w:author="Naomi Nash" w:date="2022-04-22T22:11:00Z">
              <w:r w:rsidRPr="00145984">
                <w:rPr>
                  <w:rFonts w:cstheme="minorHAnsi"/>
                </w:rPr>
                <w:t>Modified report to more closely reflect needed requirements</w:t>
              </w:r>
            </w:ins>
          </w:p>
        </w:tc>
      </w:tr>
      <w:tr w:rsidR="00762F37" w:rsidRPr="00145984" w14:paraId="0A58CF33" w14:textId="77777777" w:rsidTr="00853B0B">
        <w:trPr>
          <w:ins w:id="2425" w:author="Naomi Nash" w:date="2022-04-26T23:49:00Z"/>
        </w:trPr>
        <w:tc>
          <w:tcPr>
            <w:tcW w:w="1525" w:type="dxa"/>
          </w:tcPr>
          <w:p w14:paraId="29CF7B13" w14:textId="44A4716B" w:rsidR="00762F37" w:rsidRPr="00145984" w:rsidRDefault="00717ACD" w:rsidP="00E61623">
            <w:pPr>
              <w:tabs>
                <w:tab w:val="left" w:pos="1395"/>
              </w:tabs>
              <w:rPr>
                <w:ins w:id="2426" w:author="Naomi Nash" w:date="2022-04-26T23:49:00Z"/>
                <w:rFonts w:cstheme="minorHAnsi"/>
              </w:rPr>
            </w:pPr>
            <w:ins w:id="2427" w:author="Naomi Nash" w:date="2022-04-26T23:49:00Z">
              <w:r w:rsidRPr="00145984">
                <w:rPr>
                  <w:rFonts w:cstheme="minorHAnsi"/>
                </w:rPr>
                <w:t>4/26</w:t>
              </w:r>
            </w:ins>
          </w:p>
        </w:tc>
        <w:tc>
          <w:tcPr>
            <w:tcW w:w="7825" w:type="dxa"/>
          </w:tcPr>
          <w:p w14:paraId="17B15D66" w14:textId="7AE47E1D" w:rsidR="00762F37" w:rsidRPr="00145984" w:rsidRDefault="00717ACD" w:rsidP="00E61623">
            <w:pPr>
              <w:tabs>
                <w:tab w:val="left" w:pos="1395"/>
              </w:tabs>
              <w:rPr>
                <w:ins w:id="2428" w:author="Naomi Nash" w:date="2022-04-26T23:49:00Z"/>
                <w:rFonts w:cstheme="minorHAnsi"/>
              </w:rPr>
            </w:pPr>
            <w:ins w:id="2429" w:author="Naomi Nash" w:date="2022-04-26T23:49:00Z">
              <w:r w:rsidRPr="00145984">
                <w:rPr>
                  <w:rFonts w:cstheme="minorHAnsi"/>
                </w:rPr>
                <w:t xml:space="preserve">Added Functional and Non-Functional Requirements and </w:t>
              </w:r>
              <w:r w:rsidR="00BE609E" w:rsidRPr="00145984">
                <w:rPr>
                  <w:rFonts w:cstheme="minorHAnsi"/>
                </w:rPr>
                <w:t>a</w:t>
              </w:r>
              <w:r w:rsidRPr="00145984">
                <w:rPr>
                  <w:rFonts w:cstheme="minorHAnsi"/>
                </w:rPr>
                <w:t xml:space="preserve">dded more diagrams and licensing; Discussed next steps </w:t>
              </w:r>
              <w:r w:rsidR="00BE609E" w:rsidRPr="00145984">
                <w:rPr>
                  <w:rFonts w:cstheme="minorHAnsi"/>
                </w:rPr>
                <w:t>for project</w:t>
              </w:r>
            </w:ins>
          </w:p>
        </w:tc>
      </w:tr>
      <w:tr w:rsidR="009E5388" w:rsidRPr="00145984" w14:paraId="660ACBD4" w14:textId="77777777" w:rsidTr="00853B0B">
        <w:trPr>
          <w:ins w:id="2430" w:author="Naomi Nash" w:date="2022-04-27T10:47:00Z"/>
        </w:trPr>
        <w:tc>
          <w:tcPr>
            <w:tcW w:w="1525" w:type="dxa"/>
          </w:tcPr>
          <w:p w14:paraId="647368D9" w14:textId="012BE6F9" w:rsidR="009E5388" w:rsidRPr="00145984" w:rsidRDefault="00B62FD6" w:rsidP="00E61623">
            <w:pPr>
              <w:tabs>
                <w:tab w:val="left" w:pos="1395"/>
              </w:tabs>
              <w:rPr>
                <w:ins w:id="2431" w:author="Naomi Nash" w:date="2022-04-27T10:47:00Z"/>
                <w:rFonts w:cstheme="minorHAnsi"/>
              </w:rPr>
            </w:pPr>
            <w:ins w:id="2432" w:author="Naomi Nash" w:date="2022-04-27T10:47:00Z">
              <w:r w:rsidRPr="00145984">
                <w:rPr>
                  <w:rFonts w:cstheme="minorHAnsi"/>
                </w:rPr>
                <w:t>4/27</w:t>
              </w:r>
            </w:ins>
          </w:p>
        </w:tc>
        <w:tc>
          <w:tcPr>
            <w:tcW w:w="7825" w:type="dxa"/>
          </w:tcPr>
          <w:p w14:paraId="3A8A4877" w14:textId="1D867D89" w:rsidR="009E5388" w:rsidRPr="00145984" w:rsidRDefault="00B62FD6" w:rsidP="00E61623">
            <w:pPr>
              <w:tabs>
                <w:tab w:val="left" w:pos="1395"/>
              </w:tabs>
              <w:rPr>
                <w:ins w:id="2433" w:author="Naomi Nash" w:date="2022-04-27T10:47:00Z"/>
                <w:rFonts w:cstheme="minorHAnsi"/>
              </w:rPr>
            </w:pPr>
            <w:ins w:id="2434" w:author="Naomi Nash" w:date="2022-04-27T10:47:00Z">
              <w:r w:rsidRPr="00145984">
                <w:rPr>
                  <w:rFonts w:cstheme="minorHAnsi"/>
                </w:rPr>
                <w:t>Met with Adams to discuss the different questions held about the project and obtained really helpful feedback</w:t>
              </w:r>
            </w:ins>
          </w:p>
        </w:tc>
      </w:tr>
      <w:tr w:rsidR="001B1A23" w:rsidRPr="00145984" w14:paraId="179EAAFB" w14:textId="77777777" w:rsidTr="00853B0B">
        <w:trPr>
          <w:ins w:id="2435" w:author="Naomi Nash" w:date="2022-04-28T16:27:00Z"/>
        </w:trPr>
        <w:tc>
          <w:tcPr>
            <w:tcW w:w="1525" w:type="dxa"/>
          </w:tcPr>
          <w:p w14:paraId="095CCF57" w14:textId="010CE11C" w:rsidR="001B1A23" w:rsidRPr="00145984" w:rsidRDefault="001B1A23" w:rsidP="00E61623">
            <w:pPr>
              <w:tabs>
                <w:tab w:val="left" w:pos="1395"/>
              </w:tabs>
              <w:rPr>
                <w:ins w:id="2436" w:author="Naomi Nash" w:date="2022-04-28T16:27:00Z"/>
                <w:rFonts w:cstheme="minorHAnsi"/>
              </w:rPr>
            </w:pPr>
            <w:ins w:id="2437" w:author="Naomi Nash" w:date="2022-04-28T16:27:00Z">
              <w:r w:rsidRPr="00145984">
                <w:rPr>
                  <w:rFonts w:cstheme="minorHAnsi"/>
                </w:rPr>
                <w:t>4/28</w:t>
              </w:r>
            </w:ins>
          </w:p>
        </w:tc>
        <w:tc>
          <w:tcPr>
            <w:tcW w:w="7825" w:type="dxa"/>
          </w:tcPr>
          <w:p w14:paraId="488B007E" w14:textId="33936CAF" w:rsidR="001B1A23" w:rsidRPr="00145984" w:rsidRDefault="001B1A23" w:rsidP="00E61623">
            <w:pPr>
              <w:tabs>
                <w:tab w:val="left" w:pos="1395"/>
              </w:tabs>
              <w:rPr>
                <w:ins w:id="2438" w:author="Naomi Nash" w:date="2022-04-28T16:27:00Z"/>
                <w:rFonts w:cstheme="minorHAnsi"/>
              </w:rPr>
            </w:pPr>
            <w:ins w:id="2439" w:author="Naomi Nash" w:date="2022-04-28T16:27:00Z">
              <w:r w:rsidRPr="00145984">
                <w:rPr>
                  <w:rFonts w:cstheme="minorHAnsi"/>
                </w:rPr>
                <w:t xml:space="preserve">Added information to the report based off of the </w:t>
              </w:r>
            </w:ins>
            <w:ins w:id="2440" w:author="Naomi Nash" w:date="2022-04-28T16:28:00Z">
              <w:r w:rsidR="002E0F16" w:rsidRPr="00145984">
                <w:rPr>
                  <w:rFonts w:cstheme="minorHAnsi"/>
                </w:rPr>
                <w:t>requirements</w:t>
              </w:r>
            </w:ins>
            <w:ins w:id="2441" w:author="Naomi Nash" w:date="2022-04-28T16:27:00Z">
              <w:r w:rsidRPr="00145984">
                <w:rPr>
                  <w:rFonts w:cstheme="minorHAnsi"/>
                </w:rPr>
                <w:t xml:space="preserve"> on the checklist, added to the GitH</w:t>
              </w:r>
            </w:ins>
            <w:ins w:id="2442" w:author="Naomi Nash" w:date="2022-04-28T16:28:00Z">
              <w:r w:rsidRPr="00145984">
                <w:rPr>
                  <w:rFonts w:cstheme="minorHAnsi"/>
                </w:rPr>
                <w:t xml:space="preserve">ub </w:t>
              </w:r>
            </w:ins>
            <w:ins w:id="2443" w:author="Naomi Nash" w:date="2022-05-02T17:50:00Z">
              <w:r w:rsidR="00D57560">
                <w:rPr>
                  <w:rFonts w:cstheme="minorHAnsi"/>
                </w:rPr>
                <w:t>R</w:t>
              </w:r>
            </w:ins>
            <w:ins w:id="2444" w:author="Naomi Nash" w:date="2022-04-28T16:28:00Z">
              <w:r w:rsidRPr="00145984">
                <w:rPr>
                  <w:rFonts w:cstheme="minorHAnsi"/>
                </w:rPr>
                <w:t>ead</w:t>
              </w:r>
            </w:ins>
            <w:ins w:id="2445" w:author="Naomi Nash" w:date="2022-05-02T17:50:00Z">
              <w:r w:rsidR="00D57560">
                <w:rPr>
                  <w:rFonts w:cstheme="minorHAnsi"/>
                </w:rPr>
                <w:t>ME</w:t>
              </w:r>
            </w:ins>
            <w:ins w:id="2446" w:author="Naomi Nash" w:date="2022-04-28T16:28:00Z">
              <w:r w:rsidRPr="00145984">
                <w:rPr>
                  <w:rFonts w:cstheme="minorHAnsi"/>
                </w:rPr>
                <w:t xml:space="preserve"> file, </w:t>
              </w:r>
              <w:r w:rsidR="002E0F16" w:rsidRPr="00145984">
                <w:rPr>
                  <w:rFonts w:cstheme="minorHAnsi"/>
                </w:rPr>
                <w:t xml:space="preserve">and </w:t>
              </w:r>
              <w:r w:rsidRPr="00145984">
                <w:rPr>
                  <w:rFonts w:cstheme="minorHAnsi"/>
                </w:rPr>
                <w:t xml:space="preserve">edited the HTML code for the </w:t>
              </w:r>
            </w:ins>
            <w:ins w:id="2447" w:author="Naomi Nash" w:date="2022-05-01T20:24:00Z">
              <w:r w:rsidR="00184836" w:rsidRPr="00145984">
                <w:rPr>
                  <w:rFonts w:cstheme="minorHAnsi"/>
                </w:rPr>
                <w:t>DripCards</w:t>
              </w:r>
            </w:ins>
            <w:ins w:id="2448" w:author="Naomi Nash" w:date="2022-04-28T16:28:00Z">
              <w:r w:rsidRPr="00145984">
                <w:rPr>
                  <w:rFonts w:cstheme="minorHAnsi"/>
                </w:rPr>
                <w:t xml:space="preserve"> web application</w:t>
              </w:r>
            </w:ins>
          </w:p>
        </w:tc>
      </w:tr>
      <w:tr w:rsidR="008F5A29" w:rsidRPr="00145984" w14:paraId="00D9FC82" w14:textId="77777777" w:rsidTr="00853B0B">
        <w:trPr>
          <w:ins w:id="2449" w:author="Naomi Nash" w:date="2022-04-29T21:27:00Z"/>
        </w:trPr>
        <w:tc>
          <w:tcPr>
            <w:tcW w:w="1525" w:type="dxa"/>
          </w:tcPr>
          <w:p w14:paraId="0D7E8C36" w14:textId="7961FC72" w:rsidR="008F5A29" w:rsidRPr="00145984" w:rsidRDefault="008F5A29" w:rsidP="00E61623">
            <w:pPr>
              <w:tabs>
                <w:tab w:val="left" w:pos="1395"/>
              </w:tabs>
              <w:rPr>
                <w:ins w:id="2450" w:author="Naomi Nash" w:date="2022-04-29T21:27:00Z"/>
                <w:rFonts w:cstheme="minorHAnsi"/>
              </w:rPr>
            </w:pPr>
            <w:ins w:id="2451" w:author="Naomi Nash" w:date="2022-04-29T21:27:00Z">
              <w:r w:rsidRPr="00145984">
                <w:rPr>
                  <w:rFonts w:cstheme="minorHAnsi"/>
                </w:rPr>
                <w:lastRenderedPageBreak/>
                <w:t>4/29</w:t>
              </w:r>
            </w:ins>
          </w:p>
        </w:tc>
        <w:tc>
          <w:tcPr>
            <w:tcW w:w="7825" w:type="dxa"/>
          </w:tcPr>
          <w:p w14:paraId="4AD5A2F9" w14:textId="1969E845" w:rsidR="002D0570" w:rsidRPr="00145984" w:rsidRDefault="00850501" w:rsidP="00E61623">
            <w:pPr>
              <w:tabs>
                <w:tab w:val="left" w:pos="1395"/>
              </w:tabs>
              <w:rPr>
                <w:ins w:id="2452" w:author="Naomi Nash" w:date="2022-04-29T21:27:00Z"/>
                <w:rFonts w:cstheme="minorHAnsi"/>
              </w:rPr>
            </w:pPr>
            <w:ins w:id="2453" w:author="Naomi Nash" w:date="2022-04-29T21:29:00Z">
              <w:r w:rsidRPr="00145984">
                <w:rPr>
                  <w:rFonts w:cstheme="minorHAnsi"/>
                </w:rPr>
                <w:t xml:space="preserve">Added </w:t>
              </w:r>
            </w:ins>
            <w:ins w:id="2454" w:author="Naomi Nash" w:date="2022-04-29T21:30:00Z">
              <w:r w:rsidR="00924236" w:rsidRPr="00145984">
                <w:rPr>
                  <w:rFonts w:cstheme="minorHAnsi"/>
                </w:rPr>
                <w:t>Individual</w:t>
              </w:r>
              <w:r w:rsidR="003C24F1" w:rsidRPr="00145984">
                <w:rPr>
                  <w:rFonts w:cstheme="minorHAnsi"/>
                </w:rPr>
                <w:t xml:space="preserve"> learning plan visuals into </w:t>
              </w:r>
            </w:ins>
            <w:ins w:id="2455" w:author="Naomi Nash" w:date="2022-04-29T21:33:00Z">
              <w:r w:rsidR="0080643D" w:rsidRPr="00145984">
                <w:rPr>
                  <w:rFonts w:cstheme="minorHAnsi"/>
                </w:rPr>
                <w:t>report</w:t>
              </w:r>
            </w:ins>
            <w:ins w:id="2456" w:author="Naomi Nash" w:date="2022-04-29T21:30:00Z">
              <w:r w:rsidR="003C24F1" w:rsidRPr="00145984">
                <w:rPr>
                  <w:rFonts w:cstheme="minorHAnsi"/>
                </w:rPr>
                <w:t xml:space="preserve"> </w:t>
              </w:r>
              <w:r w:rsidR="00513DBC" w:rsidRPr="00145984">
                <w:rPr>
                  <w:rFonts w:cstheme="minorHAnsi"/>
                </w:rPr>
                <w:t>as well as captions for diag</w:t>
              </w:r>
              <w:r w:rsidR="00C35F5D" w:rsidRPr="00145984">
                <w:rPr>
                  <w:rFonts w:cstheme="minorHAnsi"/>
                </w:rPr>
                <w:t>rams</w:t>
              </w:r>
              <w:r w:rsidR="00924236" w:rsidRPr="00145984">
                <w:rPr>
                  <w:rFonts w:cstheme="minorHAnsi"/>
                </w:rPr>
                <w:t xml:space="preserve"> </w:t>
              </w:r>
            </w:ins>
            <w:ins w:id="2457" w:author="Naomi Nash" w:date="2022-04-29T21:33:00Z">
              <w:r w:rsidR="0080643D" w:rsidRPr="00145984">
                <w:rPr>
                  <w:rFonts w:cstheme="minorHAnsi"/>
                </w:rPr>
                <w:t>and continued next steps of checklist</w:t>
              </w:r>
            </w:ins>
            <w:ins w:id="2458" w:author="Naomi Nash" w:date="2022-04-29T23:34:00Z">
              <w:r w:rsidR="001B7684" w:rsidRPr="00145984">
                <w:rPr>
                  <w:rFonts w:cstheme="minorHAnsi"/>
                </w:rPr>
                <w:t xml:space="preserve"> including tasks, user stories edits, and </w:t>
              </w:r>
              <w:r w:rsidR="00A03064" w:rsidRPr="00145984">
                <w:rPr>
                  <w:rFonts w:cstheme="minorHAnsi"/>
                </w:rPr>
                <w:t>introductory summary</w:t>
              </w:r>
            </w:ins>
          </w:p>
        </w:tc>
      </w:tr>
      <w:tr w:rsidR="00E21A51" w:rsidRPr="00145984" w14:paraId="33003D2C" w14:textId="77777777" w:rsidTr="00853B0B">
        <w:trPr>
          <w:ins w:id="2459" w:author="Naomi Nash" w:date="2022-05-01T22:53:00Z"/>
        </w:trPr>
        <w:tc>
          <w:tcPr>
            <w:tcW w:w="1525" w:type="dxa"/>
          </w:tcPr>
          <w:p w14:paraId="5800DD4D" w14:textId="4DA8696E" w:rsidR="00E21A51" w:rsidRPr="00145984" w:rsidRDefault="0031393C" w:rsidP="00E61623">
            <w:pPr>
              <w:tabs>
                <w:tab w:val="left" w:pos="1395"/>
              </w:tabs>
              <w:rPr>
                <w:ins w:id="2460" w:author="Naomi Nash" w:date="2022-05-01T22:53:00Z"/>
                <w:rFonts w:cstheme="minorHAnsi"/>
              </w:rPr>
            </w:pPr>
            <w:ins w:id="2461" w:author="Naomi Nash" w:date="2022-05-01T22:53:00Z">
              <w:r>
                <w:rPr>
                  <w:rFonts w:cstheme="minorHAnsi"/>
                </w:rPr>
                <w:t>5/1</w:t>
              </w:r>
            </w:ins>
          </w:p>
        </w:tc>
        <w:tc>
          <w:tcPr>
            <w:tcW w:w="7825" w:type="dxa"/>
          </w:tcPr>
          <w:p w14:paraId="3436BD12" w14:textId="260F4E7F" w:rsidR="004335A6" w:rsidRPr="00145984" w:rsidRDefault="00C11FCA" w:rsidP="00E61623">
            <w:pPr>
              <w:tabs>
                <w:tab w:val="left" w:pos="1395"/>
              </w:tabs>
              <w:rPr>
                <w:ins w:id="2462" w:author="Naomi Nash" w:date="2022-05-01T22:53:00Z"/>
                <w:rFonts w:cstheme="minorHAnsi"/>
              </w:rPr>
            </w:pPr>
            <w:ins w:id="2463" w:author="Naomi Nash" w:date="2022-05-01T22:53:00Z">
              <w:r>
                <w:rPr>
                  <w:rFonts w:cstheme="minorHAnsi"/>
                </w:rPr>
                <w:t>Added the</w:t>
              </w:r>
              <w:r w:rsidRPr="00145984">
                <w:rPr>
                  <w:rFonts w:cstheme="minorHAnsi"/>
                </w:rPr>
                <w:t xml:space="preserve"> Introductory Summary, </w:t>
              </w:r>
            </w:ins>
            <w:ins w:id="2464" w:author="Naomi Nash" w:date="2022-05-01T22:54:00Z">
              <w:r>
                <w:rPr>
                  <w:rFonts w:cstheme="minorHAnsi"/>
                </w:rPr>
                <w:t>created the</w:t>
              </w:r>
            </w:ins>
            <w:ins w:id="2465" w:author="Naomi Nash" w:date="2022-05-01T22:53:00Z">
              <w:r w:rsidRPr="00145984">
                <w:rPr>
                  <w:rFonts w:cstheme="minorHAnsi"/>
                </w:rPr>
                <w:t xml:space="preserve"> Final PowerPoint, </w:t>
              </w:r>
            </w:ins>
            <w:ins w:id="2466" w:author="Naomi Nash" w:date="2022-05-01T22:54:00Z">
              <w:r>
                <w:rPr>
                  <w:rFonts w:cstheme="minorHAnsi"/>
                </w:rPr>
                <w:t>and made edits on</w:t>
              </w:r>
            </w:ins>
            <w:ins w:id="2467" w:author="Naomi Nash" w:date="2022-05-01T22:53:00Z">
              <w:r w:rsidRPr="00145984">
                <w:rPr>
                  <w:rFonts w:cstheme="minorHAnsi"/>
                </w:rPr>
                <w:t xml:space="preserve"> </w:t>
              </w:r>
            </w:ins>
            <w:ins w:id="2468" w:author="Naomi Nash" w:date="2022-05-01T22:54:00Z">
              <w:r>
                <w:rPr>
                  <w:rFonts w:cstheme="minorHAnsi"/>
                </w:rPr>
                <w:t xml:space="preserve">final </w:t>
              </w:r>
            </w:ins>
            <w:ins w:id="2469" w:author="Naomi Nash" w:date="2022-05-01T22:53:00Z">
              <w:r w:rsidRPr="00145984">
                <w:rPr>
                  <w:rFonts w:cstheme="minorHAnsi"/>
                </w:rPr>
                <w:t>report</w:t>
              </w:r>
            </w:ins>
          </w:p>
        </w:tc>
      </w:tr>
      <w:tr w:rsidR="004335A6" w:rsidRPr="00145984" w14:paraId="6BA5CC78" w14:textId="77777777" w:rsidTr="00853B0B">
        <w:trPr>
          <w:ins w:id="2470" w:author="Naomi Nash" w:date="2022-05-02T17:48:00Z"/>
        </w:trPr>
        <w:tc>
          <w:tcPr>
            <w:tcW w:w="1525" w:type="dxa"/>
          </w:tcPr>
          <w:p w14:paraId="79BE1063" w14:textId="23881C9D" w:rsidR="004335A6" w:rsidRDefault="004335A6" w:rsidP="00E61623">
            <w:pPr>
              <w:tabs>
                <w:tab w:val="left" w:pos="1395"/>
              </w:tabs>
              <w:rPr>
                <w:ins w:id="2471" w:author="Naomi Nash" w:date="2022-05-02T17:48:00Z"/>
                <w:rFonts w:cstheme="minorHAnsi"/>
              </w:rPr>
            </w:pPr>
            <w:ins w:id="2472" w:author="Naomi Nash" w:date="2022-05-02T17:48:00Z">
              <w:r>
                <w:rPr>
                  <w:rFonts w:cstheme="minorHAnsi"/>
                </w:rPr>
                <w:t>5/2</w:t>
              </w:r>
            </w:ins>
          </w:p>
        </w:tc>
        <w:tc>
          <w:tcPr>
            <w:tcW w:w="7825" w:type="dxa"/>
          </w:tcPr>
          <w:p w14:paraId="0B879683" w14:textId="518B6BF6" w:rsidR="004335A6" w:rsidRDefault="004335A6" w:rsidP="00E61623">
            <w:pPr>
              <w:tabs>
                <w:tab w:val="left" w:pos="1395"/>
              </w:tabs>
              <w:rPr>
                <w:ins w:id="2473" w:author="Naomi Nash" w:date="2022-05-02T17:48:00Z"/>
                <w:rFonts w:cstheme="minorHAnsi"/>
              </w:rPr>
            </w:pPr>
            <w:ins w:id="2474" w:author="Naomi Nash" w:date="2022-05-02T17:48:00Z">
              <w:r>
                <w:rPr>
                  <w:rFonts w:cstheme="minorHAnsi"/>
                </w:rPr>
                <w:t>Finalized each portion of the project including the report, code, and presentation.</w:t>
              </w:r>
            </w:ins>
          </w:p>
        </w:tc>
      </w:tr>
    </w:tbl>
    <w:p w14:paraId="4CB76895" w14:textId="77777777" w:rsidR="006E330F" w:rsidRDefault="006E330F">
      <w:pPr>
        <w:tabs>
          <w:tab w:val="left" w:pos="1395"/>
        </w:tabs>
        <w:rPr>
          <w:ins w:id="2475" w:author="Naomi Nash" w:date="2022-05-01T22:54:00Z"/>
          <w:rFonts w:cstheme="minorHAnsi"/>
        </w:rPr>
      </w:pPr>
      <w:ins w:id="2476" w:author="Naomi Nash" w:date="2022-05-01T22:54:00Z">
        <w:r>
          <w:rPr>
            <w:rFonts w:cstheme="minorHAnsi"/>
          </w:rPr>
          <w:br w:type="page"/>
        </w:r>
      </w:ins>
    </w:p>
    <w:p w14:paraId="0AE22029" w14:textId="4A80DD52" w:rsidR="0055012F" w:rsidRPr="00145984" w:rsidDel="00D352B3" w:rsidRDefault="0055012F" w:rsidP="00E61623">
      <w:pPr>
        <w:tabs>
          <w:tab w:val="left" w:pos="1395"/>
        </w:tabs>
        <w:rPr>
          <w:del w:id="2477" w:author="Naomi Nash" w:date="2022-04-29T23:36:00Z"/>
          <w:rFonts w:cstheme="minorHAnsi"/>
        </w:rPr>
      </w:pPr>
      <w:del w:id="2478" w:author="Naomi Nash" w:date="2022-04-29T23:36:00Z">
        <w:r w:rsidRPr="00145984" w:rsidDel="00D352B3">
          <w:rPr>
            <w:rFonts w:cstheme="minorHAnsi"/>
          </w:rPr>
          <w:lastRenderedPageBreak/>
          <w:br w:type="page"/>
        </w:r>
      </w:del>
    </w:p>
    <w:p w14:paraId="59FD4D58" w14:textId="77777777" w:rsidR="00C4215A" w:rsidRPr="00145984" w:rsidRDefault="00C4215A">
      <w:pPr>
        <w:tabs>
          <w:tab w:val="left" w:pos="1395"/>
        </w:tabs>
        <w:rPr>
          <w:ins w:id="2479" w:author="Naomi Nash" w:date="2022-04-27T00:05:00Z"/>
          <w:rFonts w:cstheme="minorHAnsi"/>
          <w:b/>
          <w:bCs/>
        </w:rPr>
        <w:pPrChange w:id="2480" w:author="Naomi Nash" w:date="2022-04-29T23:36:00Z">
          <w:pPr/>
        </w:pPrChange>
      </w:pPr>
    </w:p>
    <w:p w14:paraId="02922DC9" w14:textId="7A29E76B" w:rsidR="00EC1751" w:rsidRPr="00145984" w:rsidRDefault="00EC1751" w:rsidP="00EC1751">
      <w:pPr>
        <w:rPr>
          <w:rFonts w:cstheme="minorHAnsi"/>
          <w:b/>
          <w:bCs/>
        </w:rPr>
      </w:pPr>
      <w:r w:rsidRPr="00145984">
        <w:rPr>
          <w:rFonts w:cstheme="minorHAnsi"/>
          <w:b/>
          <w:bCs/>
        </w:rPr>
        <w:t xml:space="preserve">------------------------------------------------------------------------------------------------------------------------------------------3. </w:t>
      </w:r>
      <w:bookmarkStart w:id="2481" w:name="Rules"/>
      <w:r w:rsidRPr="00145984">
        <w:rPr>
          <w:rFonts w:cstheme="minorHAnsi"/>
          <w:b/>
          <w:bCs/>
        </w:rPr>
        <w:t>R</w:t>
      </w:r>
      <w:r w:rsidR="00317461" w:rsidRPr="00145984">
        <w:rPr>
          <w:rFonts w:cstheme="minorHAnsi"/>
          <w:b/>
          <w:bCs/>
        </w:rPr>
        <w:t>ULES</w:t>
      </w:r>
      <w:bookmarkEnd w:id="2481"/>
      <w:r w:rsidRPr="00145984">
        <w:rPr>
          <w:rFonts w:cstheme="minorHAnsi"/>
        </w:rPr>
        <w:br/>
      </w:r>
      <w:r w:rsidRPr="00145984">
        <w:rPr>
          <w:rFonts w:cstheme="minorHAnsi"/>
          <w:b/>
          <w:bCs/>
        </w:rPr>
        <w:t>------------------------------------------------------------------------------------------------------------------------------------------</w:t>
      </w:r>
    </w:p>
    <w:p w14:paraId="37E65BBF" w14:textId="77777777" w:rsidR="0019023C" w:rsidRPr="00145984" w:rsidRDefault="0019023C" w:rsidP="00EC1751">
      <w:pPr>
        <w:rPr>
          <w:ins w:id="2482" w:author="Naomi Nash" w:date="2022-04-29T22:44:00Z"/>
          <w:rFonts w:cstheme="minorHAnsi"/>
          <w:b/>
          <w:bCs/>
        </w:rPr>
      </w:pPr>
    </w:p>
    <w:p w14:paraId="25B56C08" w14:textId="5B5DC89F" w:rsidR="00EC1751" w:rsidRPr="00145984" w:rsidRDefault="00EC1751" w:rsidP="00EC1751">
      <w:pPr>
        <w:rPr>
          <w:rFonts w:cstheme="minorHAnsi"/>
          <w:b/>
          <w:bCs/>
        </w:rPr>
      </w:pPr>
      <w:commentRangeStart w:id="2483"/>
      <w:commentRangeStart w:id="2484"/>
      <w:r w:rsidRPr="00145984">
        <w:rPr>
          <w:rFonts w:cstheme="minorHAnsi"/>
          <w:b/>
          <w:bCs/>
        </w:rPr>
        <w:t xml:space="preserve">3.1 </w:t>
      </w:r>
      <w:bookmarkStart w:id="2485" w:name="ConfigurationManagementRules"/>
      <w:r w:rsidRPr="00145984">
        <w:rPr>
          <w:rFonts w:cstheme="minorHAnsi"/>
          <w:b/>
          <w:bCs/>
        </w:rPr>
        <w:t>C</w:t>
      </w:r>
      <w:r w:rsidR="00317461" w:rsidRPr="00145984">
        <w:rPr>
          <w:rFonts w:cstheme="minorHAnsi"/>
          <w:b/>
          <w:bCs/>
        </w:rPr>
        <w:t xml:space="preserve">ONFIGURATION </w:t>
      </w:r>
      <w:commentRangeStart w:id="2486"/>
      <w:commentRangeStart w:id="2487"/>
      <w:r w:rsidR="00317461" w:rsidRPr="00145984">
        <w:rPr>
          <w:rFonts w:cstheme="minorHAnsi"/>
          <w:b/>
          <w:bCs/>
        </w:rPr>
        <w:t>MANAGEMENT</w:t>
      </w:r>
      <w:commentRangeEnd w:id="2486"/>
      <w:r w:rsidRPr="00145984">
        <w:rPr>
          <w:rStyle w:val="CommentReference"/>
          <w:rFonts w:cstheme="minorHAnsi"/>
        </w:rPr>
        <w:commentReference w:id="2486"/>
      </w:r>
      <w:commentRangeEnd w:id="2487"/>
      <w:r w:rsidRPr="00145984">
        <w:rPr>
          <w:rStyle w:val="CommentReference"/>
          <w:rFonts w:cstheme="minorHAnsi"/>
        </w:rPr>
        <w:commentReference w:id="2487"/>
      </w:r>
      <w:r w:rsidR="00317461" w:rsidRPr="00145984">
        <w:rPr>
          <w:rFonts w:cstheme="minorHAnsi"/>
          <w:b/>
          <w:bCs/>
        </w:rPr>
        <w:t xml:space="preserve"> RULES</w:t>
      </w:r>
      <w:commentRangeEnd w:id="2483"/>
      <w:r w:rsidR="006519F0" w:rsidRPr="00145984">
        <w:rPr>
          <w:rStyle w:val="CommentReference"/>
          <w:rFonts w:cstheme="minorHAnsi"/>
        </w:rPr>
        <w:commentReference w:id="2483"/>
      </w:r>
      <w:commentRangeEnd w:id="2484"/>
      <w:r w:rsidRPr="00145984">
        <w:rPr>
          <w:rStyle w:val="CommentReference"/>
          <w:rFonts w:cstheme="minorHAnsi"/>
        </w:rPr>
        <w:commentReference w:id="2484"/>
      </w:r>
      <w:bookmarkEnd w:id="2485"/>
    </w:p>
    <w:p w14:paraId="3BFE2322" w14:textId="585693C2" w:rsidR="00EC1751" w:rsidRPr="00145984" w:rsidRDefault="00EC1751" w:rsidP="00EC1751">
      <w:pPr>
        <w:rPr>
          <w:rFonts w:cstheme="minorHAnsi"/>
        </w:rPr>
      </w:pPr>
      <w:commentRangeStart w:id="2488"/>
      <w:commentRangeStart w:id="2489"/>
      <w:r w:rsidRPr="00145984">
        <w:rPr>
          <w:rFonts w:cstheme="minorHAnsi"/>
        </w:rPr>
        <w:t xml:space="preserve">How will GitHub be used for the Team project? </w:t>
      </w:r>
      <w:commentRangeEnd w:id="2488"/>
      <w:r w:rsidR="00B62055" w:rsidRPr="00145984">
        <w:rPr>
          <w:rStyle w:val="CommentReference"/>
          <w:rFonts w:cstheme="minorHAnsi"/>
        </w:rPr>
        <w:commentReference w:id="2488"/>
      </w:r>
      <w:commentRangeEnd w:id="2489"/>
      <w:r w:rsidRPr="00145984">
        <w:rPr>
          <w:rStyle w:val="CommentReference"/>
          <w:rFonts w:cstheme="minorHAnsi"/>
        </w:rPr>
        <w:commentReference w:id="2489"/>
      </w:r>
    </w:p>
    <w:p w14:paraId="1F9699FC" w14:textId="68023416" w:rsidR="00EC1751" w:rsidRPr="00145984" w:rsidRDefault="00EC1751" w:rsidP="008F3944">
      <w:pPr>
        <w:ind w:left="360"/>
        <w:rPr>
          <w:rFonts w:cstheme="minorHAnsi"/>
        </w:rPr>
        <w:pPrChange w:id="2490" w:author="Naomi Nash" w:date="2022-05-01T22:09:00Z">
          <w:pPr/>
        </w:pPrChange>
      </w:pPr>
      <w:del w:id="2491" w:author="Daria Pacheco" w:date="2022-05-01T21:31:00Z">
        <w:r w:rsidRPr="00145984">
          <w:rPr>
            <w:rFonts w:cstheme="minorHAnsi"/>
          </w:rPr>
          <w:tab/>
        </w:r>
      </w:del>
      <w:r w:rsidRPr="00145984">
        <w:rPr>
          <w:rFonts w:cstheme="minorHAnsi"/>
        </w:rPr>
        <w:t xml:space="preserve">GitHub will be used for </w:t>
      </w:r>
      <w:ins w:id="2492" w:author="Daria Pacheco" w:date="2022-05-01T21:26:00Z">
        <w:r w:rsidR="00454F0B" w:rsidRPr="00145984">
          <w:rPr>
            <w:rFonts w:cstheme="minorHAnsi"/>
          </w:rPr>
          <w:t>coding inspiration and assistance. Git</w:t>
        </w:r>
      </w:ins>
      <w:ins w:id="2493" w:author="Naomi Nash" w:date="2022-05-01T22:28:00Z">
        <w:r w:rsidR="00112141">
          <w:rPr>
            <w:rFonts w:cstheme="minorHAnsi"/>
          </w:rPr>
          <w:t>H</w:t>
        </w:r>
      </w:ins>
      <w:ins w:id="2494" w:author="Daria Pacheco" w:date="2022-05-01T21:26:00Z">
        <w:del w:id="2495" w:author="Naomi Nash" w:date="2022-05-01T22:28:00Z">
          <w:r w:rsidR="00454F0B" w:rsidRPr="00145984" w:rsidDel="00112141">
            <w:rPr>
              <w:rFonts w:cstheme="minorHAnsi"/>
            </w:rPr>
            <w:delText xml:space="preserve"> h</w:delText>
          </w:r>
        </w:del>
        <w:r w:rsidR="00454F0B" w:rsidRPr="00145984">
          <w:rPr>
            <w:rFonts w:cstheme="minorHAnsi"/>
          </w:rPr>
          <w:t>ub will also be great for keeping all</w:t>
        </w:r>
      </w:ins>
      <w:ins w:id="2496" w:author="Naomi Nash" w:date="2022-05-01T22:09:00Z">
        <w:r w:rsidR="008F3944" w:rsidRPr="00145984">
          <w:rPr>
            <w:rFonts w:cstheme="minorHAnsi"/>
          </w:rPr>
          <w:br/>
        </w:r>
      </w:ins>
      <w:ins w:id="2497" w:author="Daria Pacheco" w:date="2022-05-01T21:26:00Z">
        <w:del w:id="2498" w:author="Naomi Nash" w:date="2022-05-01T22:09:00Z">
          <w:r w:rsidR="00454F0B" w:rsidRPr="00145984" w:rsidDel="008F3944">
            <w:rPr>
              <w:rFonts w:cstheme="minorHAnsi"/>
            </w:rPr>
            <w:delText xml:space="preserve"> </w:delText>
          </w:r>
        </w:del>
        <w:r w:rsidR="00454F0B" w:rsidRPr="00145984">
          <w:rPr>
            <w:rFonts w:cstheme="minorHAnsi"/>
          </w:rPr>
          <w:t>project files saved and organized</w:t>
        </w:r>
        <w:r w:rsidR="007D3DA0" w:rsidRPr="00145984">
          <w:rPr>
            <w:rFonts w:cstheme="minorHAnsi"/>
          </w:rPr>
          <w:t>.</w:t>
        </w:r>
      </w:ins>
      <w:ins w:id="2499" w:author="Daria Pacheco" w:date="2022-05-01T21:28:00Z">
        <w:r w:rsidR="00F068C3" w:rsidRPr="00145984">
          <w:rPr>
            <w:rFonts w:cstheme="minorHAnsi"/>
          </w:rPr>
          <w:t xml:space="preserve"> </w:t>
        </w:r>
        <w:r w:rsidR="006629E5" w:rsidRPr="00145984">
          <w:rPr>
            <w:rFonts w:cstheme="minorHAnsi"/>
          </w:rPr>
          <w:t>It also allowed us to both work on the project</w:t>
        </w:r>
        <w:r w:rsidR="008E67AF" w:rsidRPr="00145984">
          <w:rPr>
            <w:rFonts w:cstheme="minorHAnsi"/>
          </w:rPr>
          <w:t xml:space="preserve"> </w:t>
        </w:r>
      </w:ins>
      <w:ins w:id="2500" w:author="Daria Pacheco" w:date="2022-05-01T21:29:00Z">
        <w:r w:rsidR="00BD4264" w:rsidRPr="00145984">
          <w:rPr>
            <w:rFonts w:cstheme="minorHAnsi"/>
          </w:rPr>
          <w:t>without interference</w:t>
        </w:r>
        <w:r w:rsidR="00474CF6" w:rsidRPr="00145984">
          <w:rPr>
            <w:rFonts w:cstheme="minorHAnsi"/>
          </w:rPr>
          <w:t xml:space="preserve"> and allowed</w:t>
        </w:r>
      </w:ins>
      <w:ins w:id="2501" w:author="Daria Pacheco" w:date="2022-05-01T21:30:00Z">
        <w:r w:rsidR="00474CF6" w:rsidRPr="00145984">
          <w:rPr>
            <w:rFonts w:cstheme="minorHAnsi"/>
          </w:rPr>
          <w:t xml:space="preserve"> the ab</w:t>
        </w:r>
        <w:r w:rsidR="00740837" w:rsidRPr="00145984">
          <w:rPr>
            <w:rFonts w:cstheme="minorHAnsi"/>
          </w:rPr>
          <w:t>ility to access the files at any point.</w:t>
        </w:r>
      </w:ins>
      <w:del w:id="2502" w:author="Daria Pacheco" w:date="2022-05-01T21:26:00Z">
        <w:r w:rsidR="3F5C4731" w:rsidRPr="00145984">
          <w:rPr>
            <w:rFonts w:cstheme="minorHAnsi"/>
          </w:rPr>
          <w:delText>cod</w:delText>
        </w:r>
      </w:del>
      <w:del w:id="2503" w:author="Daria Pacheco" w:date="2022-04-19T03:32:00Z">
        <w:r w:rsidR="3F5C4731" w:rsidRPr="00145984">
          <w:rPr>
            <w:rFonts w:cstheme="minorHAnsi"/>
          </w:rPr>
          <w:delText>e</w:delText>
        </w:r>
      </w:del>
      <w:ins w:id="2504" w:author="Daria Pacheco" w:date="2022-04-19T03:32:00Z">
        <w:del w:id="2505" w:author="Daria Pacheco" w:date="2022-05-01T21:26:00Z">
          <w:r w:rsidR="3F5C4731" w:rsidRPr="00145984">
            <w:rPr>
              <w:rFonts w:cstheme="minorHAnsi"/>
            </w:rPr>
            <w:delText xml:space="preserve">ing assistance and </w:delText>
          </w:r>
        </w:del>
      </w:ins>
      <w:del w:id="2506" w:author="Daria Pacheco" w:date="2022-04-19T03:32:00Z">
        <w:r w:rsidRPr="00145984">
          <w:rPr>
            <w:rFonts w:cstheme="minorHAnsi"/>
          </w:rPr>
          <w:delText xml:space="preserve"> </w:delText>
        </w:r>
      </w:del>
      <w:ins w:id="2507" w:author="Daria Pacheco" w:date="2022-04-19T03:32:00Z">
        <w:del w:id="2508" w:author="Daria Pacheco" w:date="2022-05-01T21:26:00Z">
          <w:r w:rsidRPr="00145984">
            <w:rPr>
              <w:rFonts w:cstheme="minorHAnsi"/>
            </w:rPr>
            <w:delText>file organizer</w:delText>
          </w:r>
        </w:del>
      </w:ins>
      <w:del w:id="2509" w:author="Daria Pacheco" w:date="2022-04-19T03:32:00Z">
        <w:r w:rsidRPr="00145984" w:rsidDel="00EC1751">
          <w:rPr>
            <w:rFonts w:cstheme="minorHAnsi"/>
          </w:rPr>
          <w:delText xml:space="preserve"> </w:delText>
        </w:r>
        <w:r w:rsidRPr="00145984">
          <w:rPr>
            <w:rFonts w:cstheme="minorHAnsi"/>
          </w:rPr>
          <w:delText>inspiration and coding assistance</w:delText>
        </w:r>
      </w:del>
      <w:del w:id="2510" w:author="Daria Pacheco" w:date="2022-05-01T21:26:00Z">
        <w:r w:rsidRPr="00145984">
          <w:rPr>
            <w:rFonts w:cstheme="minorHAnsi"/>
          </w:rPr>
          <w:delText xml:space="preserve">. </w:delText>
        </w:r>
      </w:del>
    </w:p>
    <w:p w14:paraId="6F9E08B9" w14:textId="77777777" w:rsidR="00EC1751" w:rsidRPr="00145984" w:rsidRDefault="00EC1751" w:rsidP="00EC1751">
      <w:pPr>
        <w:rPr>
          <w:rFonts w:cstheme="minorHAnsi"/>
        </w:rPr>
      </w:pPr>
      <w:r w:rsidRPr="00145984">
        <w:rPr>
          <w:rFonts w:cstheme="minorHAnsi"/>
        </w:rPr>
        <w:t xml:space="preserve">What are the rules around commits and branches? </w:t>
      </w:r>
    </w:p>
    <w:p w14:paraId="1CC1998B" w14:textId="123690C1" w:rsidR="00EC1751" w:rsidRPr="00145984" w:rsidRDefault="00A534DF" w:rsidP="008F3944">
      <w:pPr>
        <w:ind w:left="360"/>
        <w:rPr>
          <w:rFonts w:cstheme="minorHAnsi"/>
        </w:rPr>
        <w:pPrChange w:id="2511" w:author="Naomi Nash" w:date="2022-05-01T22:10:00Z">
          <w:pPr>
            <w:ind w:left="720"/>
          </w:pPr>
        </w:pPrChange>
      </w:pPr>
      <w:ins w:id="2512" w:author="Naomi Nash" w:date="2022-05-01T22:30:00Z">
        <w:r>
          <w:rPr>
            <w:rFonts w:cstheme="minorHAnsi"/>
          </w:rPr>
          <w:t>We will a</w:t>
        </w:r>
      </w:ins>
      <w:del w:id="2513" w:author="Naomi Nash" w:date="2022-05-01T22:30:00Z">
        <w:r w:rsidR="00EC1751" w:rsidRPr="00145984" w:rsidDel="00A534DF">
          <w:rPr>
            <w:rFonts w:cstheme="minorHAnsi"/>
          </w:rPr>
          <w:delText>A</w:delText>
        </w:r>
      </w:del>
      <w:r w:rsidR="00EC1751" w:rsidRPr="00145984">
        <w:rPr>
          <w:rFonts w:cstheme="minorHAnsi"/>
        </w:rPr>
        <w:t xml:space="preserve">lways issue a pull request for code changes unless working together at the time, then use commits. </w:t>
      </w:r>
      <w:ins w:id="2514" w:author="Naomi Nash" w:date="2022-05-01T22:30:00Z">
        <w:r w:rsidR="00837D35">
          <w:rPr>
            <w:rFonts w:cstheme="minorHAnsi"/>
          </w:rPr>
          <w:t xml:space="preserve">We will </w:t>
        </w:r>
      </w:ins>
      <w:del w:id="2515" w:author="Naomi Nash" w:date="2022-05-01T22:30:00Z">
        <w:r w:rsidR="00EC1751" w:rsidRPr="00145984" w:rsidDel="00837D35">
          <w:rPr>
            <w:rFonts w:cstheme="minorHAnsi"/>
          </w:rPr>
          <w:delText>M</w:delText>
        </w:r>
      </w:del>
      <w:ins w:id="2516" w:author="Naomi Nash" w:date="2022-05-01T22:30:00Z">
        <w:r w:rsidR="00837D35">
          <w:rPr>
            <w:rFonts w:cstheme="minorHAnsi"/>
          </w:rPr>
          <w:t>m</w:t>
        </w:r>
      </w:ins>
      <w:r w:rsidR="00EC1751" w:rsidRPr="00145984">
        <w:rPr>
          <w:rFonts w:cstheme="minorHAnsi"/>
        </w:rPr>
        <w:t>ake branches only when necessary, and make sure they are organized.</w:t>
      </w:r>
      <w:ins w:id="2517" w:author="Daria Pacheco" w:date="2022-04-19T03:20:00Z">
        <w:r w:rsidR="05413092" w:rsidRPr="00145984">
          <w:rPr>
            <w:rFonts w:cstheme="minorHAnsi"/>
          </w:rPr>
          <w:t xml:space="preserve"> </w:t>
        </w:r>
      </w:ins>
      <w:ins w:id="2518" w:author="Naomi Nash" w:date="2022-05-01T22:33:00Z">
        <w:r w:rsidR="00F36D29">
          <w:rPr>
            <w:rFonts w:cstheme="minorHAnsi"/>
          </w:rPr>
          <w:t xml:space="preserve">It is also important that we </w:t>
        </w:r>
      </w:ins>
      <w:ins w:id="2519" w:author="Daria Pacheco" w:date="2022-04-19T03:20:00Z">
        <w:del w:id="2520" w:author="Naomi Nash" w:date="2022-05-01T22:33:00Z">
          <w:r w:rsidR="05413092" w:rsidRPr="00145984" w:rsidDel="003D02F1">
            <w:rPr>
              <w:rFonts w:cstheme="minorHAnsi"/>
            </w:rPr>
            <w:delText>K</w:delText>
          </w:r>
        </w:del>
      </w:ins>
      <w:ins w:id="2521" w:author="Naomi Nash" w:date="2022-05-01T22:33:00Z">
        <w:r w:rsidR="003D02F1">
          <w:rPr>
            <w:rFonts w:cstheme="minorHAnsi"/>
          </w:rPr>
          <w:t>k</w:t>
        </w:r>
      </w:ins>
      <w:ins w:id="2522" w:author="Daria Pacheco" w:date="2022-04-19T03:20:00Z">
        <w:r w:rsidR="05413092" w:rsidRPr="00145984">
          <w:rPr>
            <w:rFonts w:cstheme="minorHAnsi"/>
          </w:rPr>
          <w:t xml:space="preserve">eep all </w:t>
        </w:r>
        <w:del w:id="2523" w:author="Naomi Nash" w:date="2022-05-01T17:53:00Z">
          <w:r w:rsidR="05413092" w:rsidRPr="00145984" w:rsidDel="0058074F">
            <w:rPr>
              <w:rFonts w:cstheme="minorHAnsi"/>
            </w:rPr>
            <w:delText>memebers</w:delText>
          </w:r>
        </w:del>
      </w:ins>
      <w:ins w:id="2524" w:author="Naomi Nash" w:date="2022-05-01T17:53:00Z">
        <w:r w:rsidR="0058074F" w:rsidRPr="00145984">
          <w:rPr>
            <w:rFonts w:cstheme="minorHAnsi"/>
          </w:rPr>
          <w:t>members</w:t>
        </w:r>
      </w:ins>
      <w:ins w:id="2525" w:author="Daria Pacheco" w:date="2022-04-19T03:20:00Z">
        <w:r w:rsidR="05413092" w:rsidRPr="00145984">
          <w:rPr>
            <w:rFonts w:cstheme="minorHAnsi"/>
          </w:rPr>
          <w:t xml:space="preserve"> </w:t>
        </w:r>
      </w:ins>
      <w:ins w:id="2526" w:author="Daria Pacheco" w:date="2022-04-19T03:21:00Z">
        <w:r w:rsidR="05413092" w:rsidRPr="00145984">
          <w:rPr>
            <w:rFonts w:cstheme="minorHAnsi"/>
          </w:rPr>
          <w:t>updated on any changed made</w:t>
        </w:r>
      </w:ins>
      <w:ins w:id="2527" w:author="Naomi Nash" w:date="2022-05-01T22:33:00Z">
        <w:r w:rsidR="003D02F1">
          <w:rPr>
            <w:rFonts w:cstheme="minorHAnsi"/>
          </w:rPr>
          <w:t xml:space="preserve"> to the repository.</w:t>
        </w:r>
      </w:ins>
    </w:p>
    <w:p w14:paraId="4A2C388C" w14:textId="77777777" w:rsidR="00EC1751" w:rsidRPr="00145984" w:rsidRDefault="00EC1751" w:rsidP="00EC1751">
      <w:pPr>
        <w:rPr>
          <w:rFonts w:cstheme="minorHAnsi"/>
        </w:rPr>
      </w:pPr>
      <w:r w:rsidRPr="00145984">
        <w:rPr>
          <w:rFonts w:cstheme="minorHAnsi"/>
        </w:rPr>
        <w:t xml:space="preserve">What is expected of commit messages, and how will this be enforced (if it is)? </w:t>
      </w:r>
    </w:p>
    <w:p w14:paraId="1D821E8A" w14:textId="77777777" w:rsidR="00EC1751" w:rsidRPr="00145984" w:rsidRDefault="00EC1751" w:rsidP="008F3944">
      <w:pPr>
        <w:ind w:left="360"/>
        <w:rPr>
          <w:rFonts w:cstheme="minorHAnsi"/>
        </w:rPr>
        <w:pPrChange w:id="2528" w:author="Naomi Nash" w:date="2022-05-01T22:10:00Z">
          <w:pPr>
            <w:ind w:left="720"/>
          </w:pPr>
        </w:pPrChange>
      </w:pPr>
      <w:r w:rsidRPr="00145984">
        <w:rPr>
          <w:rFonts w:cstheme="minorHAnsi"/>
        </w:rPr>
        <w:t>Commit messages are only made when currently together or speaking over the phone, and it will be enforced with mutual trust.</w:t>
      </w:r>
    </w:p>
    <w:p w14:paraId="23DA5925" w14:textId="2B3C08BB" w:rsidR="00EC1751" w:rsidRPr="00145984" w:rsidRDefault="00EC1751" w:rsidP="00EC1751">
      <w:pPr>
        <w:rPr>
          <w:rFonts w:cstheme="minorHAnsi"/>
        </w:rPr>
      </w:pPr>
      <w:commentRangeStart w:id="2529"/>
      <w:commentRangeStart w:id="2530"/>
      <w:r w:rsidRPr="00145984">
        <w:rPr>
          <w:rFonts w:cstheme="minorHAnsi"/>
        </w:rPr>
        <w:t>What type of workflow will be used</w:t>
      </w:r>
      <w:commentRangeEnd w:id="2529"/>
      <w:r w:rsidRPr="00145984">
        <w:rPr>
          <w:rStyle w:val="CommentReference"/>
          <w:rFonts w:cstheme="minorHAnsi"/>
        </w:rPr>
        <w:commentReference w:id="2529"/>
      </w:r>
      <w:commentRangeEnd w:id="2530"/>
      <w:r w:rsidRPr="00145984">
        <w:rPr>
          <w:rStyle w:val="CommentReference"/>
          <w:rFonts w:cstheme="minorHAnsi"/>
        </w:rPr>
        <w:commentReference w:id="2530"/>
      </w:r>
      <w:r w:rsidRPr="00145984">
        <w:rPr>
          <w:rFonts w:cstheme="minorHAnsi"/>
        </w:rPr>
        <w:t xml:space="preserve"> </w:t>
      </w:r>
      <w:del w:id="2531" w:author="Naomi Nash" w:date="2022-05-01T22:34:00Z">
        <w:r w:rsidRPr="00145984" w:rsidDel="00AA7FB9">
          <w:rPr>
            <w:rFonts w:cstheme="minorHAnsi"/>
          </w:rPr>
          <w:delText>(feature branches? GitFlow/Git Actions? No branches?)</w:delText>
        </w:r>
      </w:del>
    </w:p>
    <w:p w14:paraId="0A9A9F16" w14:textId="2C4393DC" w:rsidR="00EC1751" w:rsidRPr="00145984" w:rsidRDefault="00EC1751" w:rsidP="008F3944">
      <w:pPr>
        <w:ind w:left="360"/>
        <w:rPr>
          <w:rFonts w:cstheme="minorHAnsi"/>
        </w:rPr>
        <w:pPrChange w:id="2532" w:author="Naomi Nash" w:date="2022-05-01T22:10:00Z">
          <w:pPr>
            <w:ind w:left="720"/>
          </w:pPr>
        </w:pPrChange>
      </w:pPr>
      <w:r w:rsidRPr="00145984">
        <w:rPr>
          <w:rFonts w:cstheme="minorHAnsi"/>
        </w:rPr>
        <w:t>Workflow will be split up using branches by parts/sections of the project, i.e., development/production branches, Daria/Naomi branches, etc.</w:t>
      </w:r>
      <w:ins w:id="2533" w:author="Daria Pacheco" w:date="2022-04-19T03:26:00Z">
        <w:r w:rsidRPr="00145984">
          <w:rPr>
            <w:rFonts w:cstheme="minorHAnsi"/>
          </w:rPr>
          <w:t xml:space="preserve"> </w:t>
        </w:r>
      </w:ins>
      <w:r w:rsidRPr="00145984">
        <w:rPr>
          <w:rFonts w:cstheme="minorHAnsi"/>
        </w:rPr>
        <w:t>which would eventually all go into a main/parent branch for the final product.</w:t>
      </w:r>
      <w:ins w:id="2534" w:author="Daria Pacheco" w:date="2022-04-19T03:26:00Z">
        <w:r w:rsidRPr="00145984">
          <w:rPr>
            <w:rFonts w:cstheme="minorHAnsi"/>
          </w:rPr>
          <w:t xml:space="preserve"> </w:t>
        </w:r>
      </w:ins>
      <w:ins w:id="2535" w:author="Naomi Nash" w:date="2022-05-01T22:34:00Z">
        <w:r w:rsidR="00030D96">
          <w:rPr>
            <w:rFonts w:cstheme="minorHAnsi"/>
          </w:rPr>
          <w:t>It w</w:t>
        </w:r>
      </w:ins>
      <w:ins w:id="2536" w:author="Daria Pacheco" w:date="2022-04-19T03:27:00Z">
        <w:del w:id="2537" w:author="Naomi Nash" w:date="2022-05-01T22:34:00Z">
          <w:r w:rsidRPr="00145984" w:rsidDel="00030D96">
            <w:rPr>
              <w:rFonts w:cstheme="minorHAnsi"/>
            </w:rPr>
            <w:delText>W</w:delText>
          </w:r>
        </w:del>
        <w:r w:rsidRPr="00145984">
          <w:rPr>
            <w:rFonts w:cstheme="minorHAnsi"/>
          </w:rPr>
          <w:t xml:space="preserve">ill start off working on basic web </w:t>
        </w:r>
        <w:del w:id="2538" w:author="Daria Pacheco" w:date="2022-05-01T21:42:00Z">
          <w:r w:rsidRPr="00145984">
            <w:rPr>
              <w:rFonts w:cstheme="minorHAnsi"/>
            </w:rPr>
            <w:delText>deisgn</w:delText>
          </w:r>
        </w:del>
      </w:ins>
      <w:ins w:id="2539" w:author="Daria Pacheco" w:date="2022-05-01T21:42:00Z">
        <w:r w:rsidR="009E043B" w:rsidRPr="00145984">
          <w:rPr>
            <w:rFonts w:cstheme="minorHAnsi"/>
          </w:rPr>
          <w:t>design</w:t>
        </w:r>
      </w:ins>
      <w:ins w:id="2540" w:author="Daria Pacheco" w:date="2022-04-19T03:27:00Z">
        <w:r w:rsidRPr="00145984">
          <w:rPr>
            <w:rFonts w:cstheme="minorHAnsi"/>
          </w:rPr>
          <w:t xml:space="preserve"> then eventually </w:t>
        </w:r>
      </w:ins>
      <w:ins w:id="2541" w:author="Daria Pacheco" w:date="2022-04-19T03:28:00Z">
        <w:r w:rsidRPr="00145984">
          <w:rPr>
            <w:rFonts w:cstheme="minorHAnsi"/>
          </w:rPr>
          <w:t>work on up.</w:t>
        </w:r>
      </w:ins>
    </w:p>
    <w:p w14:paraId="1B7C172F" w14:textId="34E37A3A" w:rsidR="00EC1751" w:rsidRPr="00145984" w:rsidRDefault="00EC1751" w:rsidP="00E61623">
      <w:pPr>
        <w:tabs>
          <w:tab w:val="left" w:pos="1395"/>
        </w:tabs>
        <w:rPr>
          <w:rFonts w:cstheme="minorHAnsi"/>
        </w:rPr>
      </w:pPr>
    </w:p>
    <w:p w14:paraId="79002D18" w14:textId="54E74AD3" w:rsidR="00317461" w:rsidRPr="00145984" w:rsidRDefault="03296C76" w:rsidP="00317461">
      <w:pPr>
        <w:rPr>
          <w:rFonts w:cstheme="minorHAnsi"/>
          <w:b/>
          <w:bCs/>
        </w:rPr>
      </w:pPr>
      <w:commentRangeStart w:id="2542"/>
      <w:commentRangeStart w:id="2543"/>
      <w:r w:rsidRPr="00145984">
        <w:rPr>
          <w:rFonts w:cstheme="minorHAnsi"/>
          <w:b/>
          <w:bCs/>
        </w:rPr>
        <w:t xml:space="preserve">3.2 </w:t>
      </w:r>
      <w:bookmarkStart w:id="2544" w:name="CodeRules"/>
      <w:r w:rsidRPr="00145984">
        <w:rPr>
          <w:rFonts w:cstheme="minorHAnsi"/>
          <w:b/>
          <w:bCs/>
        </w:rPr>
        <w:t>CODE RULES</w:t>
      </w:r>
      <w:commentRangeEnd w:id="2542"/>
      <w:r w:rsidR="00317461" w:rsidRPr="00145984">
        <w:rPr>
          <w:rStyle w:val="CommentReference"/>
          <w:rFonts w:cstheme="minorHAnsi"/>
        </w:rPr>
        <w:commentReference w:id="2542"/>
      </w:r>
      <w:commentRangeEnd w:id="2543"/>
      <w:r w:rsidR="00317461" w:rsidRPr="00145984">
        <w:rPr>
          <w:rStyle w:val="CommentReference"/>
          <w:rFonts w:cstheme="minorHAnsi"/>
        </w:rPr>
        <w:commentReference w:id="2543"/>
      </w:r>
      <w:bookmarkEnd w:id="2544"/>
    </w:p>
    <w:p w14:paraId="16CEED21" w14:textId="5C8ADE23" w:rsidR="00317461" w:rsidRPr="00145984" w:rsidRDefault="00317461" w:rsidP="00317461">
      <w:pPr>
        <w:rPr>
          <w:rFonts w:cstheme="minorHAnsi"/>
        </w:rPr>
      </w:pPr>
      <w:commentRangeStart w:id="2545"/>
      <w:commentRangeStart w:id="2546"/>
      <w:r w:rsidRPr="00145984">
        <w:rPr>
          <w:rFonts w:cstheme="minorHAnsi"/>
        </w:rPr>
        <w:t>What is the technology stack?</w:t>
      </w:r>
      <w:commentRangeEnd w:id="2545"/>
      <w:r w:rsidRPr="00145984">
        <w:rPr>
          <w:rStyle w:val="CommentReference"/>
          <w:rFonts w:cstheme="minorHAnsi"/>
        </w:rPr>
        <w:commentReference w:id="2545"/>
      </w:r>
      <w:commentRangeEnd w:id="2546"/>
      <w:r w:rsidRPr="00145984">
        <w:rPr>
          <w:rStyle w:val="CommentReference"/>
          <w:rFonts w:cstheme="minorHAnsi"/>
        </w:rPr>
        <w:commentReference w:id="2546"/>
      </w:r>
      <w:r w:rsidRPr="00145984">
        <w:rPr>
          <w:rFonts w:cstheme="minorHAnsi"/>
        </w:rPr>
        <w:t xml:space="preserve"> </w:t>
      </w:r>
    </w:p>
    <w:p w14:paraId="2EA4933B" w14:textId="67D1434A" w:rsidR="00104060" w:rsidRPr="00104060" w:rsidRDefault="00B11EC9" w:rsidP="00EC2B97">
      <w:pPr>
        <w:pStyle w:val="ListParagraph"/>
        <w:tabs>
          <w:tab w:val="left" w:pos="810"/>
        </w:tabs>
        <w:spacing w:line="276" w:lineRule="auto"/>
        <w:ind w:left="360"/>
        <w:rPr>
          <w:ins w:id="2547" w:author="Naomi Nash" w:date="2022-05-01T22:34:00Z"/>
          <w:rFonts w:cstheme="minorHAnsi"/>
        </w:rPr>
        <w:pPrChange w:id="2548" w:author="Naomi Nash" w:date="2022-05-01T22:52:00Z">
          <w:pPr>
            <w:tabs>
              <w:tab w:val="left" w:pos="810"/>
            </w:tabs>
            <w:ind w:left="360"/>
          </w:pPr>
        </w:pPrChange>
      </w:pPr>
      <w:ins w:id="2549" w:author="Naomi Nash" w:date="2022-05-01T22:37:00Z">
        <w:r>
          <w:rPr>
            <w:rFonts w:cstheme="minorHAnsi"/>
          </w:rPr>
          <w:t xml:space="preserve">1) </w:t>
        </w:r>
      </w:ins>
      <w:r w:rsidR="00317461" w:rsidRPr="00104060">
        <w:rPr>
          <w:rFonts w:cstheme="minorHAnsi"/>
        </w:rPr>
        <w:t>Windows (Operating system)</w:t>
      </w:r>
    </w:p>
    <w:p w14:paraId="171BC920" w14:textId="77777777" w:rsidR="00B11EC9" w:rsidRDefault="00B11EC9" w:rsidP="00EC2B97">
      <w:pPr>
        <w:pStyle w:val="ListParagraph"/>
        <w:tabs>
          <w:tab w:val="left" w:pos="810"/>
        </w:tabs>
        <w:spacing w:line="276" w:lineRule="auto"/>
        <w:ind w:left="360"/>
        <w:rPr>
          <w:ins w:id="2550" w:author="Naomi Nash" w:date="2022-05-01T22:37:00Z"/>
          <w:rFonts w:cstheme="minorHAnsi"/>
        </w:rPr>
        <w:pPrChange w:id="2551" w:author="Naomi Nash" w:date="2022-05-01T22:52:00Z">
          <w:pPr>
            <w:pStyle w:val="ListParagraph"/>
            <w:tabs>
              <w:tab w:val="left" w:pos="810"/>
            </w:tabs>
            <w:ind w:left="360"/>
          </w:pPr>
        </w:pPrChange>
      </w:pPr>
      <w:ins w:id="2552" w:author="Naomi Nash" w:date="2022-05-01T22:37:00Z">
        <w:r>
          <w:rPr>
            <w:rFonts w:cstheme="minorHAnsi"/>
          </w:rPr>
          <w:t xml:space="preserve">2) </w:t>
        </w:r>
      </w:ins>
      <w:del w:id="2553" w:author="Naomi Nash" w:date="2022-05-01T22:34:00Z">
        <w:r w:rsidR="00317461" w:rsidRPr="00104060" w:rsidDel="00104060">
          <w:rPr>
            <w:rFonts w:cstheme="minorHAnsi"/>
          </w:rPr>
          <w:delText xml:space="preserve">, </w:delText>
        </w:r>
      </w:del>
      <w:r w:rsidR="00317461" w:rsidRPr="00104060">
        <w:rPr>
          <w:rFonts w:cstheme="minorHAnsi"/>
        </w:rPr>
        <w:t>Microsoft Office (Presentation software)</w:t>
      </w:r>
    </w:p>
    <w:p w14:paraId="1153ACC7" w14:textId="18F8CA10" w:rsidR="00104060" w:rsidRPr="00B11EC9" w:rsidRDefault="00B11EC9" w:rsidP="00EC2B97">
      <w:pPr>
        <w:pStyle w:val="ListParagraph"/>
        <w:tabs>
          <w:tab w:val="left" w:pos="810"/>
        </w:tabs>
        <w:spacing w:line="276" w:lineRule="auto"/>
        <w:ind w:left="360"/>
        <w:rPr>
          <w:ins w:id="2554" w:author="Naomi Nash" w:date="2022-05-01T22:34:00Z"/>
          <w:rFonts w:cstheme="minorHAnsi"/>
        </w:rPr>
        <w:pPrChange w:id="2555" w:author="Naomi Nash" w:date="2022-05-01T22:52:00Z">
          <w:pPr>
            <w:tabs>
              <w:tab w:val="left" w:pos="810"/>
            </w:tabs>
            <w:ind w:left="360"/>
          </w:pPr>
        </w:pPrChange>
      </w:pPr>
      <w:ins w:id="2556" w:author="Naomi Nash" w:date="2022-05-01T22:38:00Z">
        <w:r>
          <w:rPr>
            <w:rFonts w:cstheme="minorHAnsi"/>
          </w:rPr>
          <w:t xml:space="preserve">3) </w:t>
        </w:r>
      </w:ins>
      <w:del w:id="2557" w:author="Naomi Nash" w:date="2022-05-01T22:34:00Z">
        <w:r w:rsidR="00317461" w:rsidRPr="00B11EC9" w:rsidDel="00104060">
          <w:rPr>
            <w:rFonts w:cstheme="minorHAnsi"/>
          </w:rPr>
          <w:delText xml:space="preserve">, </w:delText>
        </w:r>
      </w:del>
      <w:r w:rsidR="00317461" w:rsidRPr="00B11EC9">
        <w:rPr>
          <w:rFonts w:cstheme="minorHAnsi"/>
        </w:rPr>
        <w:t>HTML (Programming language)</w:t>
      </w:r>
    </w:p>
    <w:p w14:paraId="71BE853E" w14:textId="3219302E" w:rsidR="00104060" w:rsidRPr="00104060" w:rsidRDefault="00B11EC9" w:rsidP="00EC2B97">
      <w:pPr>
        <w:pStyle w:val="ListParagraph"/>
        <w:tabs>
          <w:tab w:val="left" w:pos="810"/>
        </w:tabs>
        <w:spacing w:line="276" w:lineRule="auto"/>
        <w:ind w:left="360"/>
        <w:rPr>
          <w:ins w:id="2558" w:author="Naomi Nash" w:date="2022-05-01T22:34:00Z"/>
          <w:rFonts w:cstheme="minorHAnsi"/>
        </w:rPr>
        <w:pPrChange w:id="2559" w:author="Naomi Nash" w:date="2022-05-01T22:52:00Z">
          <w:pPr>
            <w:tabs>
              <w:tab w:val="left" w:pos="810"/>
            </w:tabs>
            <w:ind w:left="360"/>
          </w:pPr>
        </w:pPrChange>
      </w:pPr>
      <w:ins w:id="2560" w:author="Naomi Nash" w:date="2022-05-01T22:38:00Z">
        <w:r>
          <w:rPr>
            <w:rFonts w:cstheme="minorHAnsi"/>
          </w:rPr>
          <w:t xml:space="preserve">4) </w:t>
        </w:r>
      </w:ins>
      <w:del w:id="2561" w:author="Naomi Nash" w:date="2022-05-01T22:34:00Z">
        <w:r w:rsidR="00317461" w:rsidRPr="00104060" w:rsidDel="00104060">
          <w:rPr>
            <w:rFonts w:cstheme="minorHAnsi"/>
          </w:rPr>
          <w:delText xml:space="preserve">, </w:delText>
        </w:r>
      </w:del>
      <w:r w:rsidR="00317461" w:rsidRPr="00104060">
        <w:rPr>
          <w:rFonts w:cstheme="minorHAnsi"/>
        </w:rPr>
        <w:t>GitHub</w:t>
      </w:r>
    </w:p>
    <w:p w14:paraId="7590DC69" w14:textId="44413402" w:rsidR="00104060" w:rsidRPr="00104060" w:rsidRDefault="00B11EC9" w:rsidP="00EC2B97">
      <w:pPr>
        <w:pStyle w:val="ListParagraph"/>
        <w:tabs>
          <w:tab w:val="left" w:pos="810"/>
        </w:tabs>
        <w:spacing w:line="276" w:lineRule="auto"/>
        <w:ind w:left="360"/>
        <w:rPr>
          <w:ins w:id="2562" w:author="Naomi Nash" w:date="2022-05-01T22:34:00Z"/>
          <w:rFonts w:cstheme="minorHAnsi"/>
        </w:rPr>
        <w:pPrChange w:id="2563" w:author="Naomi Nash" w:date="2022-05-01T22:52:00Z">
          <w:pPr>
            <w:tabs>
              <w:tab w:val="left" w:pos="810"/>
            </w:tabs>
            <w:ind w:left="360"/>
          </w:pPr>
        </w:pPrChange>
      </w:pPr>
      <w:ins w:id="2564" w:author="Naomi Nash" w:date="2022-05-01T22:38:00Z">
        <w:r>
          <w:rPr>
            <w:rFonts w:cstheme="minorHAnsi"/>
          </w:rPr>
          <w:t xml:space="preserve">5) </w:t>
        </w:r>
      </w:ins>
      <w:del w:id="2565" w:author="Naomi Nash" w:date="2022-05-01T22:34:00Z">
        <w:r w:rsidR="00317461" w:rsidRPr="00104060" w:rsidDel="00104060">
          <w:rPr>
            <w:rFonts w:cstheme="minorHAnsi"/>
          </w:rPr>
          <w:delText xml:space="preserve">, </w:delText>
        </w:r>
      </w:del>
      <w:r w:rsidR="00317461" w:rsidRPr="00104060">
        <w:rPr>
          <w:rFonts w:cstheme="minorHAnsi"/>
        </w:rPr>
        <w:t>Google Lens</w:t>
      </w:r>
    </w:p>
    <w:p w14:paraId="1B6BC4C3" w14:textId="7AAB4A65" w:rsidR="00317461" w:rsidRPr="00104060" w:rsidRDefault="00B11EC9" w:rsidP="00EC2B97">
      <w:pPr>
        <w:pStyle w:val="ListParagraph"/>
        <w:tabs>
          <w:tab w:val="left" w:pos="810"/>
        </w:tabs>
        <w:spacing w:line="276" w:lineRule="auto"/>
        <w:ind w:left="360"/>
        <w:rPr>
          <w:rFonts w:cstheme="minorHAnsi"/>
        </w:rPr>
        <w:pPrChange w:id="2566" w:author="Naomi Nash" w:date="2022-05-01T22:52:00Z">
          <w:pPr>
            <w:ind w:left="720"/>
          </w:pPr>
        </w:pPrChange>
      </w:pPr>
      <w:ins w:id="2567" w:author="Naomi Nash" w:date="2022-05-01T22:38:00Z">
        <w:r>
          <w:rPr>
            <w:rFonts w:cstheme="minorHAnsi"/>
          </w:rPr>
          <w:t xml:space="preserve">6) </w:t>
        </w:r>
      </w:ins>
      <w:ins w:id="2568" w:author="Daria Pacheco" w:date="2022-04-19T03:14:00Z">
        <w:del w:id="2569" w:author="Naomi Nash" w:date="2022-05-01T22:34:00Z">
          <w:r w:rsidR="6AA8432B" w:rsidRPr="00104060" w:rsidDel="00104060">
            <w:rPr>
              <w:rFonts w:cstheme="minorHAnsi"/>
            </w:rPr>
            <w:delText xml:space="preserve">, </w:delText>
          </w:r>
        </w:del>
        <w:r w:rsidR="6AA8432B" w:rsidRPr="00104060">
          <w:rPr>
            <w:rFonts w:cstheme="minorHAnsi"/>
          </w:rPr>
          <w:t>Azure</w:t>
        </w:r>
      </w:ins>
      <w:ins w:id="2570" w:author="Naomi Nash" w:date="2022-05-01T22:38:00Z">
        <w:r w:rsidR="00734816">
          <w:rPr>
            <w:rFonts w:cstheme="minorHAnsi"/>
          </w:rPr>
          <w:t xml:space="preserve"> DevOps</w:t>
        </w:r>
      </w:ins>
    </w:p>
    <w:p w14:paraId="1068220B" w14:textId="77777777" w:rsidR="00317461" w:rsidRPr="00145984" w:rsidRDefault="00317461" w:rsidP="00317461">
      <w:pPr>
        <w:rPr>
          <w:rFonts w:cstheme="minorHAnsi"/>
        </w:rPr>
      </w:pPr>
      <w:r w:rsidRPr="00145984">
        <w:rPr>
          <w:rFonts w:cstheme="minorHAnsi"/>
        </w:rPr>
        <w:t xml:space="preserve">How can new team members get set up (onboarding)? </w:t>
      </w:r>
    </w:p>
    <w:p w14:paraId="05EEB221" w14:textId="4A4AE1E6" w:rsidR="00317461" w:rsidRPr="00145984" w:rsidRDefault="00317461" w:rsidP="008F3944">
      <w:pPr>
        <w:tabs>
          <w:tab w:val="left" w:pos="810"/>
        </w:tabs>
        <w:ind w:left="360"/>
        <w:rPr>
          <w:rFonts w:cstheme="minorHAnsi"/>
        </w:rPr>
        <w:pPrChange w:id="2571" w:author="Naomi Nash" w:date="2022-05-01T22:10:00Z">
          <w:pPr>
            <w:ind w:left="720"/>
          </w:pPr>
        </w:pPrChange>
      </w:pPr>
      <w:r w:rsidRPr="00145984">
        <w:rPr>
          <w:rFonts w:cstheme="minorHAnsi"/>
        </w:rPr>
        <w:t>New team members will meet with a current member of the team</w:t>
      </w:r>
      <w:ins w:id="2572" w:author="Naomi Nash" w:date="2022-05-01T22:39:00Z">
        <w:r w:rsidR="00442408">
          <w:rPr>
            <w:rFonts w:cstheme="minorHAnsi"/>
          </w:rPr>
          <w:t xml:space="preserve"> to work through the onboarding process</w:t>
        </w:r>
      </w:ins>
      <w:r w:rsidRPr="00145984">
        <w:rPr>
          <w:rFonts w:cstheme="minorHAnsi"/>
        </w:rPr>
        <w:t xml:space="preserve">. </w:t>
      </w:r>
      <w:ins w:id="2573" w:author="Naomi Nash" w:date="2022-05-02T17:52:00Z">
        <w:r w:rsidR="009D02B1">
          <w:rPr>
            <w:rFonts w:cstheme="minorHAnsi"/>
          </w:rPr>
          <w:t>During</w:t>
        </w:r>
      </w:ins>
      <w:ins w:id="2574" w:author="Naomi Nash" w:date="2022-05-01T22:39:00Z">
        <w:r w:rsidR="00442408">
          <w:rPr>
            <w:rFonts w:cstheme="minorHAnsi"/>
          </w:rPr>
          <w:t xml:space="preserve"> this, a </w:t>
        </w:r>
      </w:ins>
      <w:del w:id="2575" w:author="Naomi Nash" w:date="2022-05-01T22:39:00Z">
        <w:r w:rsidRPr="00145984" w:rsidDel="00442408">
          <w:rPr>
            <w:rFonts w:cstheme="minorHAnsi"/>
          </w:rPr>
          <w:delText>C</w:delText>
        </w:r>
      </w:del>
      <w:ins w:id="2576" w:author="Naomi Nash" w:date="2022-05-01T22:39:00Z">
        <w:r w:rsidR="00442408">
          <w:rPr>
            <w:rFonts w:cstheme="minorHAnsi"/>
          </w:rPr>
          <w:t>c</w:t>
        </w:r>
      </w:ins>
      <w:r w:rsidRPr="00145984">
        <w:rPr>
          <w:rFonts w:cstheme="minorHAnsi"/>
        </w:rPr>
        <w:t xml:space="preserve">urrent member will walk </w:t>
      </w:r>
      <w:ins w:id="2577" w:author="Naomi Nash" w:date="2022-05-01T22:39:00Z">
        <w:r w:rsidR="00442408">
          <w:rPr>
            <w:rFonts w:cstheme="minorHAnsi"/>
          </w:rPr>
          <w:t xml:space="preserve">the </w:t>
        </w:r>
      </w:ins>
      <w:r w:rsidRPr="00145984">
        <w:rPr>
          <w:rFonts w:cstheme="minorHAnsi"/>
        </w:rPr>
        <w:t xml:space="preserve">new team member through each part of the </w:t>
      </w:r>
      <w:r w:rsidRPr="00145984">
        <w:rPr>
          <w:rFonts w:cstheme="minorHAnsi"/>
        </w:rPr>
        <w:lastRenderedPageBreak/>
        <w:t>current code set up, ideas that have been previously tested, and rules for handling the code and introducing new code to the project.</w:t>
      </w:r>
    </w:p>
    <w:p w14:paraId="31343CF5" w14:textId="77777777" w:rsidR="00317461" w:rsidRPr="00145984" w:rsidRDefault="00317461" w:rsidP="00317461">
      <w:pPr>
        <w:rPr>
          <w:rFonts w:cstheme="minorHAnsi"/>
        </w:rPr>
      </w:pPr>
      <w:r w:rsidRPr="00145984">
        <w:rPr>
          <w:rFonts w:cstheme="minorHAnsi"/>
        </w:rPr>
        <w:t xml:space="preserve">What linters and analysis tools will be used? </w:t>
      </w:r>
    </w:p>
    <w:p w14:paraId="3C1359D9" w14:textId="1865FB9B" w:rsidR="00317461" w:rsidRPr="00145984" w:rsidRDefault="008B713C" w:rsidP="008F3944">
      <w:pPr>
        <w:tabs>
          <w:tab w:val="left" w:pos="810"/>
        </w:tabs>
        <w:ind w:left="360"/>
        <w:rPr>
          <w:rFonts w:cstheme="minorHAnsi"/>
        </w:rPr>
        <w:pPrChange w:id="2578" w:author="Naomi Nash" w:date="2022-05-01T22:10:00Z">
          <w:pPr>
            <w:ind w:left="720"/>
          </w:pPr>
        </w:pPrChange>
      </w:pPr>
      <w:ins w:id="2579" w:author="Naomi Nash" w:date="2022-05-01T22:39:00Z">
        <w:r>
          <w:rPr>
            <w:rFonts w:cstheme="minorHAnsi"/>
          </w:rPr>
          <w:t xml:space="preserve">The linters and analysis tools that will be used are </w:t>
        </w:r>
      </w:ins>
      <w:r w:rsidR="00317461" w:rsidRPr="00145984">
        <w:rPr>
          <w:rFonts w:cstheme="minorHAnsi"/>
        </w:rPr>
        <w:t>HTMLHint (</w:t>
      </w:r>
      <w:r w:rsidR="00360183" w:rsidRPr="00145984">
        <w:fldChar w:fldCharType="begin"/>
      </w:r>
      <w:r w:rsidR="00360183" w:rsidRPr="00145984">
        <w:rPr>
          <w:rFonts w:cstheme="minorHAnsi"/>
        </w:rPr>
        <w:instrText xml:space="preserve"> HYPERLINK "https://github.com/yaniswang/HTMLHint" </w:instrText>
      </w:r>
      <w:r w:rsidR="00360183" w:rsidRPr="00145984">
        <w:fldChar w:fldCharType="separate"/>
      </w:r>
      <w:r w:rsidR="00317461" w:rsidRPr="00145984">
        <w:rPr>
          <w:rStyle w:val="Hyperlink"/>
          <w:rFonts w:cstheme="minorHAnsi"/>
        </w:rPr>
        <w:t>https://github.com/yaniswang/HTMLHint</w:t>
      </w:r>
      <w:r w:rsidR="00360183" w:rsidRPr="00145984">
        <w:rPr>
          <w:rStyle w:val="Hyperlink"/>
          <w:rFonts w:cstheme="minorHAnsi"/>
        </w:rPr>
        <w:fldChar w:fldCharType="end"/>
      </w:r>
      <w:r w:rsidR="00317461" w:rsidRPr="00145984">
        <w:rPr>
          <w:rFonts w:cstheme="minorHAnsi"/>
        </w:rPr>
        <w:t>) and/or HTML Inspector (</w:t>
      </w:r>
      <w:r w:rsidR="00360183" w:rsidRPr="00145984">
        <w:fldChar w:fldCharType="begin"/>
      </w:r>
      <w:r w:rsidR="00360183" w:rsidRPr="00145984">
        <w:rPr>
          <w:rFonts w:cstheme="minorHAnsi"/>
        </w:rPr>
        <w:instrText xml:space="preserve"> HYPERLINK "https://github.com/philipwalton/html-inspector" </w:instrText>
      </w:r>
      <w:r w:rsidR="00360183" w:rsidRPr="00145984">
        <w:fldChar w:fldCharType="separate"/>
      </w:r>
      <w:r w:rsidR="00317461" w:rsidRPr="00145984">
        <w:rPr>
          <w:rStyle w:val="Hyperlink"/>
          <w:rFonts w:cstheme="minorHAnsi"/>
        </w:rPr>
        <w:t>https://github.com/philipwalton/html-inspector</w:t>
      </w:r>
      <w:r w:rsidR="00360183" w:rsidRPr="00145984">
        <w:rPr>
          <w:rStyle w:val="Hyperlink"/>
          <w:rFonts w:cstheme="minorHAnsi"/>
        </w:rPr>
        <w:fldChar w:fldCharType="end"/>
      </w:r>
      <w:r w:rsidR="00317461" w:rsidRPr="00145984">
        <w:rPr>
          <w:rFonts w:cstheme="minorHAnsi"/>
        </w:rPr>
        <w:t>)</w:t>
      </w:r>
      <w:ins w:id="2580" w:author="Naomi Nash" w:date="2022-05-01T22:39:00Z">
        <w:r>
          <w:rPr>
            <w:rFonts w:cstheme="minorHAnsi"/>
          </w:rPr>
          <w:t>.</w:t>
        </w:r>
      </w:ins>
    </w:p>
    <w:p w14:paraId="4D6AA150" w14:textId="77777777" w:rsidR="00317461" w:rsidRPr="00145984" w:rsidRDefault="00317461" w:rsidP="00317461">
      <w:pPr>
        <w:rPr>
          <w:rFonts w:cstheme="minorHAnsi"/>
        </w:rPr>
      </w:pPr>
      <w:r w:rsidRPr="00145984">
        <w:rPr>
          <w:rFonts w:cstheme="minorHAnsi"/>
        </w:rPr>
        <w:t>Are there other ideas for tools that need to be explored?</w:t>
      </w:r>
    </w:p>
    <w:p w14:paraId="0EBB5ED8" w14:textId="25243D97" w:rsidR="00317461" w:rsidRPr="00145984" w:rsidDel="00750A74" w:rsidRDefault="00B22486" w:rsidP="00685E94">
      <w:pPr>
        <w:tabs>
          <w:tab w:val="left" w:pos="360"/>
        </w:tabs>
        <w:ind w:left="360"/>
        <w:rPr>
          <w:del w:id="2581" w:author="Daria Pacheco" w:date="2022-04-19T03:17:00Z"/>
          <w:rFonts w:cstheme="minorHAnsi"/>
        </w:rPr>
        <w:pPrChange w:id="2582" w:author="Naomi Nash" w:date="2022-05-01T22:20:00Z">
          <w:pPr/>
        </w:pPrChange>
      </w:pPr>
      <w:ins w:id="2583" w:author="Naomi Nash" w:date="2022-05-01T22:41:00Z">
        <w:r>
          <w:rPr>
            <w:rFonts w:cstheme="minorHAnsi"/>
          </w:rPr>
          <w:t xml:space="preserve">The </w:t>
        </w:r>
      </w:ins>
      <w:ins w:id="2584" w:author="Daria Pacheco" w:date="2022-04-19T03:17:00Z">
        <w:del w:id="2585" w:author="Naomi Nash" w:date="2022-05-01T22:41:00Z">
          <w:r w:rsidR="5D205054" w:rsidRPr="00145984" w:rsidDel="00B22486">
            <w:rPr>
              <w:rFonts w:cstheme="minorHAnsi"/>
            </w:rPr>
            <w:delText>T</w:delText>
          </w:r>
        </w:del>
      </w:ins>
      <w:ins w:id="2586" w:author="Naomi Nash" w:date="2022-05-01T22:41:00Z">
        <w:r>
          <w:rPr>
            <w:rFonts w:cstheme="minorHAnsi"/>
          </w:rPr>
          <w:t>t</w:t>
        </w:r>
      </w:ins>
      <w:ins w:id="2587" w:author="Daria Pacheco" w:date="2022-04-19T03:17:00Z">
        <w:r w:rsidR="5D205054" w:rsidRPr="00145984">
          <w:rPr>
            <w:rFonts w:cstheme="minorHAnsi"/>
          </w:rPr>
          <w:t xml:space="preserve">eam </w:t>
        </w:r>
      </w:ins>
      <w:ins w:id="2588" w:author="Naomi Nash" w:date="2022-05-01T22:41:00Z">
        <w:r w:rsidR="00DF4457">
          <w:rPr>
            <w:rFonts w:cstheme="minorHAnsi"/>
          </w:rPr>
          <w:t xml:space="preserve">will need to explore the third party APIs “Cloud Vision” (Google Lens) and </w:t>
        </w:r>
      </w:ins>
      <w:ins w:id="2589" w:author="Naomi Nash" w:date="2022-05-01T22:42:00Z">
        <w:r w:rsidR="00D66E30">
          <w:rPr>
            <w:rFonts w:cstheme="minorHAnsi"/>
          </w:rPr>
          <w:t>“</w:t>
        </w:r>
        <w:r w:rsidR="00EC2F63">
          <w:rPr>
            <w:rFonts w:cstheme="minorHAnsi"/>
          </w:rPr>
          <w:t>ShipEngine</w:t>
        </w:r>
        <w:r w:rsidR="00D66E30">
          <w:rPr>
            <w:rFonts w:cstheme="minorHAnsi"/>
          </w:rPr>
          <w:t>”</w:t>
        </w:r>
        <w:r w:rsidR="009C2C89">
          <w:rPr>
            <w:rFonts w:cstheme="minorHAnsi"/>
          </w:rPr>
          <w:t xml:space="preserve"> (payment system).</w:t>
        </w:r>
      </w:ins>
      <w:ins w:id="2590" w:author="Daria Pacheco" w:date="2022-04-19T03:17:00Z">
        <w:del w:id="2591" w:author="Naomi Nash" w:date="2022-05-01T22:41:00Z">
          <w:r w:rsidR="5D205054" w:rsidRPr="00145984" w:rsidDel="00DF4457">
            <w:rPr>
              <w:rFonts w:cstheme="minorHAnsi"/>
            </w:rPr>
            <w:delText>may need to expl</w:delText>
          </w:r>
        </w:del>
      </w:ins>
      <w:ins w:id="2592" w:author="Daria Pacheco" w:date="2022-04-19T03:18:00Z">
        <w:del w:id="2593" w:author="Naomi Nash" w:date="2022-05-01T22:41:00Z">
          <w:r w:rsidR="5D205054" w:rsidRPr="00145984" w:rsidDel="00DF4457">
            <w:rPr>
              <w:rFonts w:cstheme="minorHAnsi"/>
            </w:rPr>
            <w:delText>ored third party APIs</w:delText>
          </w:r>
        </w:del>
      </w:ins>
      <w:ins w:id="2594" w:author="Daria Pacheco" w:date="2022-05-01T21:33:00Z">
        <w:del w:id="2595" w:author="Naomi Nash" w:date="2022-05-01T22:41:00Z">
          <w:r w:rsidR="0054541F" w:rsidRPr="00145984" w:rsidDel="00DF4457">
            <w:rPr>
              <w:rFonts w:cstheme="minorHAnsi"/>
            </w:rPr>
            <w:delText xml:space="preserve"> and Google Lens API</w:delText>
          </w:r>
        </w:del>
      </w:ins>
      <w:ins w:id="2596" w:author="Daria Pacheco" w:date="2022-04-19T03:18:00Z">
        <w:del w:id="2597" w:author="Daria Pacheco" w:date="2022-05-01T21:32:00Z">
          <w:r w:rsidR="5D205054" w:rsidRPr="00145984">
            <w:rPr>
              <w:rFonts w:cstheme="minorHAnsi"/>
            </w:rPr>
            <w:delText>.</w:delText>
          </w:r>
        </w:del>
      </w:ins>
      <w:del w:id="2598" w:author="Daria Pacheco" w:date="2022-04-19T03:17:00Z">
        <w:r w:rsidR="00317461" w:rsidRPr="00145984">
          <w:rPr>
            <w:rFonts w:cstheme="minorHAnsi"/>
          </w:rPr>
          <w:delText>There are currently no other ideas for tools, although we are sure this will change during development.</w:delText>
        </w:r>
      </w:del>
    </w:p>
    <w:p w14:paraId="4243929D" w14:textId="77777777" w:rsidR="00750A74" w:rsidRPr="00145984" w:rsidRDefault="00750A74" w:rsidP="00685E94">
      <w:pPr>
        <w:tabs>
          <w:tab w:val="left" w:pos="360"/>
        </w:tabs>
        <w:ind w:left="360"/>
        <w:rPr>
          <w:ins w:id="2599" w:author="Naomi Nash" w:date="2022-04-26T22:25:00Z"/>
          <w:rFonts w:cstheme="minorHAnsi"/>
        </w:rPr>
        <w:pPrChange w:id="2600" w:author="Naomi Nash" w:date="2022-05-01T22:20:00Z">
          <w:pPr>
            <w:ind w:left="720"/>
          </w:pPr>
        </w:pPrChange>
      </w:pPr>
    </w:p>
    <w:p w14:paraId="453243B5" w14:textId="77777777" w:rsidR="00317461" w:rsidRPr="00145984" w:rsidRDefault="00317461" w:rsidP="00317461">
      <w:pPr>
        <w:rPr>
          <w:rFonts w:cstheme="minorHAnsi"/>
        </w:rPr>
      </w:pPr>
      <w:r w:rsidRPr="00145984">
        <w:rPr>
          <w:rFonts w:cstheme="minorHAnsi"/>
        </w:rPr>
        <w:t xml:space="preserve">What technologies do some team members need to learn? </w:t>
      </w:r>
    </w:p>
    <w:p w14:paraId="3B668609" w14:textId="05E908B9" w:rsidR="00317461" w:rsidRPr="00145984" w:rsidRDefault="00317461" w:rsidP="00685E94">
      <w:pPr>
        <w:tabs>
          <w:tab w:val="left" w:pos="360"/>
        </w:tabs>
        <w:ind w:left="360"/>
        <w:rPr>
          <w:rFonts w:cstheme="minorHAnsi"/>
        </w:rPr>
        <w:pPrChange w:id="2601" w:author="Naomi Nash" w:date="2022-05-01T22:20:00Z">
          <w:pPr>
            <w:ind w:left="720"/>
          </w:pPr>
        </w:pPrChange>
      </w:pPr>
      <w:r w:rsidRPr="00145984">
        <w:rPr>
          <w:rFonts w:cstheme="minorHAnsi"/>
        </w:rPr>
        <w:t>HTML needs to be reviewed</w:t>
      </w:r>
      <w:ins w:id="2602" w:author="Naomi Nash" w:date="2022-05-02T17:53:00Z">
        <w:r w:rsidR="005C78BB">
          <w:rPr>
            <w:rFonts w:cstheme="minorHAnsi"/>
          </w:rPr>
          <w:t xml:space="preserve"> by both team members</w:t>
        </w:r>
      </w:ins>
      <w:r w:rsidRPr="00145984">
        <w:rPr>
          <w:rFonts w:cstheme="minorHAnsi"/>
        </w:rPr>
        <w:t xml:space="preserve">, </w:t>
      </w:r>
      <w:ins w:id="2603" w:author="Naomi Nash" w:date="2022-05-01T22:43:00Z">
        <w:r w:rsidR="004749FD">
          <w:rPr>
            <w:rFonts w:cstheme="minorHAnsi"/>
          </w:rPr>
          <w:t xml:space="preserve">and </w:t>
        </w:r>
      </w:ins>
      <w:del w:id="2604" w:author="Naomi Nash" w:date="2022-05-01T22:43:00Z">
        <w:r w:rsidRPr="00145984" w:rsidDel="004749FD">
          <w:rPr>
            <w:rFonts w:cstheme="minorHAnsi"/>
          </w:rPr>
          <w:delText xml:space="preserve">and </w:delText>
        </w:r>
      </w:del>
      <w:r w:rsidRPr="00145984">
        <w:rPr>
          <w:rFonts w:cstheme="minorHAnsi"/>
        </w:rPr>
        <w:t>the linters that we discovered will need to be learned</w:t>
      </w:r>
      <w:ins w:id="2605" w:author="Naomi Nash" w:date="2022-05-01T22:43:00Z">
        <w:r w:rsidR="004749FD">
          <w:rPr>
            <w:rFonts w:cstheme="minorHAnsi"/>
          </w:rPr>
          <w:t xml:space="preserve"> by both members</w:t>
        </w:r>
      </w:ins>
      <w:r w:rsidRPr="00145984">
        <w:rPr>
          <w:rFonts w:cstheme="minorHAnsi"/>
        </w:rPr>
        <w:t xml:space="preserve">. </w:t>
      </w:r>
      <w:del w:id="2606" w:author="Naomi Nash" w:date="2022-05-01T22:43:00Z">
        <w:r w:rsidRPr="00145984" w:rsidDel="004749FD">
          <w:rPr>
            <w:rFonts w:cstheme="minorHAnsi"/>
          </w:rPr>
          <w:delText xml:space="preserve">Also, </w:delText>
        </w:r>
      </w:del>
      <w:r w:rsidRPr="00145984">
        <w:rPr>
          <w:rFonts w:cstheme="minorHAnsi"/>
        </w:rPr>
        <w:t>GitHub</w:t>
      </w:r>
      <w:ins w:id="2607" w:author="Daria Pacheco" w:date="2022-05-01T21:34:00Z">
        <w:r w:rsidRPr="00145984">
          <w:rPr>
            <w:rFonts w:cstheme="minorHAnsi"/>
          </w:rPr>
          <w:t xml:space="preserve"> </w:t>
        </w:r>
        <w:r w:rsidR="00705FD1" w:rsidRPr="00145984">
          <w:rPr>
            <w:rFonts w:cstheme="minorHAnsi"/>
          </w:rPr>
          <w:t xml:space="preserve">and </w:t>
        </w:r>
      </w:ins>
      <w:ins w:id="2608" w:author="Daria Pacheco" w:date="2022-05-01T21:35:00Z">
        <w:r w:rsidR="00705FD1" w:rsidRPr="00145984">
          <w:rPr>
            <w:rFonts w:cstheme="minorHAnsi"/>
          </w:rPr>
          <w:t>Azure DevOps</w:t>
        </w:r>
      </w:ins>
      <w:r w:rsidRPr="00145984">
        <w:rPr>
          <w:rFonts w:cstheme="minorHAnsi"/>
        </w:rPr>
        <w:t xml:space="preserve"> will need to be practiced more as well</w:t>
      </w:r>
      <w:ins w:id="2609" w:author="Naomi Nash" w:date="2022-05-01T22:43:00Z">
        <w:r w:rsidR="004749FD">
          <w:rPr>
            <w:rFonts w:cstheme="minorHAnsi"/>
          </w:rPr>
          <w:t xml:space="preserve"> to be able to be used</w:t>
        </w:r>
        <w:r w:rsidR="008A2AD7">
          <w:rPr>
            <w:rFonts w:cstheme="minorHAnsi"/>
          </w:rPr>
          <w:t xml:space="preserve"> effectively and efficiently</w:t>
        </w:r>
        <w:r w:rsidR="004F3856">
          <w:rPr>
            <w:rFonts w:cstheme="minorHAnsi"/>
          </w:rPr>
          <w:t xml:space="preserve"> during the development process.</w:t>
        </w:r>
      </w:ins>
      <w:del w:id="2610" w:author="Naomi Nash" w:date="2022-05-01T22:43:00Z">
        <w:r w:rsidRPr="00145984" w:rsidDel="004749FD">
          <w:rPr>
            <w:rFonts w:cstheme="minorHAnsi"/>
          </w:rPr>
          <w:delText>.</w:delText>
        </w:r>
      </w:del>
    </w:p>
    <w:p w14:paraId="564D14B7" w14:textId="64D430F1" w:rsidR="00317461" w:rsidRPr="00145984" w:rsidRDefault="00317461" w:rsidP="00317461">
      <w:pPr>
        <w:rPr>
          <w:rFonts w:cstheme="minorHAnsi"/>
        </w:rPr>
      </w:pPr>
      <w:r w:rsidRPr="00145984">
        <w:rPr>
          <w:rFonts w:cstheme="minorHAnsi"/>
        </w:rPr>
        <w:t xml:space="preserve">How has this been factored into the project plan? </w:t>
      </w:r>
    </w:p>
    <w:p w14:paraId="66209329" w14:textId="4C7DAE36" w:rsidR="00317461" w:rsidRPr="00145984" w:rsidRDefault="00317461" w:rsidP="00685E94">
      <w:pPr>
        <w:tabs>
          <w:tab w:val="left" w:pos="360"/>
        </w:tabs>
        <w:ind w:left="360"/>
        <w:rPr>
          <w:rFonts w:cstheme="minorHAnsi"/>
        </w:rPr>
        <w:pPrChange w:id="2611" w:author="Naomi Nash" w:date="2022-05-01T22:20:00Z">
          <w:pPr>
            <w:ind w:left="720"/>
          </w:pPr>
        </w:pPrChange>
      </w:pPr>
      <w:r w:rsidRPr="00145984">
        <w:rPr>
          <w:rFonts w:cstheme="minorHAnsi"/>
        </w:rPr>
        <w:t>We will be reviewing technologies before we begin working on the project, during the initial stages, so that we will be prepared later. We will also learn and research more as we go</w:t>
      </w:r>
      <w:ins w:id="2612" w:author="Naomi Nash" w:date="2022-05-01T22:43:00Z">
        <w:r w:rsidR="0048551D">
          <w:rPr>
            <w:rFonts w:cstheme="minorHAnsi"/>
          </w:rPr>
          <w:t xml:space="preserve"> when </w:t>
        </w:r>
      </w:ins>
      <w:ins w:id="2613" w:author="Naomi Nash" w:date="2022-05-02T17:54:00Z">
        <w:r w:rsidR="00735D15">
          <w:rPr>
            <w:rFonts w:cstheme="minorHAnsi"/>
          </w:rPr>
          <w:t>necessary.</w:t>
        </w:r>
      </w:ins>
      <w:del w:id="2614" w:author="Naomi Nash" w:date="2022-05-01T22:43:00Z">
        <w:r w:rsidRPr="00145984" w:rsidDel="0048551D">
          <w:rPr>
            <w:rFonts w:cstheme="minorHAnsi"/>
          </w:rPr>
          <w:delText>.</w:delText>
        </w:r>
      </w:del>
    </w:p>
    <w:p w14:paraId="7D46CDC7" w14:textId="545A0B73" w:rsidR="00317461" w:rsidRPr="00145984" w:rsidRDefault="00317461" w:rsidP="00317461">
      <w:pPr>
        <w:rPr>
          <w:rFonts w:cstheme="minorHAnsi"/>
        </w:rPr>
      </w:pPr>
    </w:p>
    <w:p w14:paraId="1D76300B" w14:textId="55086DB3" w:rsidR="00317461" w:rsidRPr="00145984" w:rsidRDefault="03296C76" w:rsidP="00317461">
      <w:pPr>
        <w:rPr>
          <w:rFonts w:cstheme="minorHAnsi"/>
          <w:b/>
          <w:bCs/>
        </w:rPr>
      </w:pPr>
      <w:bookmarkStart w:id="2615" w:name="_Hlk101473415"/>
      <w:commentRangeStart w:id="2616"/>
      <w:commentRangeStart w:id="2617"/>
      <w:r w:rsidRPr="00145984">
        <w:rPr>
          <w:rFonts w:cstheme="minorHAnsi"/>
          <w:b/>
          <w:bCs/>
        </w:rPr>
        <w:t xml:space="preserve">3.3 </w:t>
      </w:r>
      <w:bookmarkStart w:id="2618" w:name="TestingRules"/>
      <w:r w:rsidRPr="00145984">
        <w:rPr>
          <w:rFonts w:cstheme="minorHAnsi"/>
          <w:b/>
          <w:bCs/>
        </w:rPr>
        <w:t>TESTING RULES</w:t>
      </w:r>
      <w:commentRangeEnd w:id="2616"/>
      <w:r w:rsidR="00317461" w:rsidRPr="00145984">
        <w:rPr>
          <w:rStyle w:val="CommentReference"/>
          <w:rFonts w:cstheme="minorHAnsi"/>
        </w:rPr>
        <w:commentReference w:id="2616"/>
      </w:r>
      <w:commentRangeEnd w:id="2617"/>
      <w:r w:rsidR="00317461" w:rsidRPr="00145984">
        <w:rPr>
          <w:rStyle w:val="CommentReference"/>
          <w:rFonts w:cstheme="minorHAnsi"/>
        </w:rPr>
        <w:commentReference w:id="2617"/>
      </w:r>
      <w:bookmarkEnd w:id="2618"/>
    </w:p>
    <w:bookmarkEnd w:id="2615"/>
    <w:p w14:paraId="0349B1F3" w14:textId="77777777" w:rsidR="0098386C" w:rsidRPr="00145984" w:rsidRDefault="0098386C" w:rsidP="0098386C">
      <w:pPr>
        <w:tabs>
          <w:tab w:val="left" w:pos="1395"/>
        </w:tabs>
        <w:rPr>
          <w:rFonts w:cstheme="minorHAnsi"/>
        </w:rPr>
      </w:pPr>
      <w:r w:rsidRPr="00145984">
        <w:rPr>
          <w:rFonts w:cstheme="minorHAnsi"/>
        </w:rPr>
        <w:t xml:space="preserve">At a high level, how will you test your product? </w:t>
      </w:r>
    </w:p>
    <w:p w14:paraId="3D3C6D00" w14:textId="67FB8673" w:rsidR="0098386C" w:rsidRPr="00145984" w:rsidRDefault="00063694" w:rsidP="00685E94">
      <w:pPr>
        <w:tabs>
          <w:tab w:val="left" w:pos="360"/>
          <w:tab w:val="left" w:pos="1395"/>
        </w:tabs>
        <w:ind w:left="360"/>
        <w:rPr>
          <w:rFonts w:cstheme="minorHAnsi"/>
        </w:rPr>
        <w:pPrChange w:id="2619" w:author="Naomi Nash" w:date="2022-05-01T22:20:00Z">
          <w:pPr>
            <w:tabs>
              <w:tab w:val="left" w:pos="1395"/>
            </w:tabs>
            <w:ind w:left="720"/>
          </w:pPr>
        </w:pPrChange>
      </w:pPr>
      <w:ins w:id="2620" w:author="Naomi Nash" w:date="2022-05-01T22:44:00Z">
        <w:r>
          <w:rPr>
            <w:rFonts w:cstheme="minorHAnsi"/>
          </w:rPr>
          <w:t>We will be testing</w:t>
        </w:r>
      </w:ins>
      <w:ins w:id="2621" w:author="Naomi Nash" w:date="2022-05-01T22:45:00Z">
        <w:r>
          <w:rPr>
            <w:rFonts w:cstheme="minorHAnsi"/>
          </w:rPr>
          <w:t xml:space="preserve"> the code b</w:t>
        </w:r>
      </w:ins>
      <w:del w:id="2622" w:author="Naomi Nash" w:date="2022-05-01T22:44:00Z">
        <w:r w:rsidR="0098386C" w:rsidRPr="00145984" w:rsidDel="00063694">
          <w:rPr>
            <w:rFonts w:cstheme="minorHAnsi"/>
          </w:rPr>
          <w:delText>B</w:delText>
        </w:r>
      </w:del>
      <w:r w:rsidR="0098386C" w:rsidRPr="00145984">
        <w:rPr>
          <w:rFonts w:cstheme="minorHAnsi"/>
        </w:rPr>
        <w:t xml:space="preserve">y running the code </w:t>
      </w:r>
      <w:del w:id="2623" w:author="Naomi Nash" w:date="2022-05-02T17:54:00Z">
        <w:r w:rsidR="0098386C" w:rsidRPr="00145984" w:rsidDel="000B2C74">
          <w:rPr>
            <w:rFonts w:cstheme="minorHAnsi"/>
          </w:rPr>
          <w:delText xml:space="preserve">personally </w:delText>
        </w:r>
      </w:del>
      <w:ins w:id="2624" w:author="Naomi Nash" w:date="2022-05-02T17:54:00Z">
        <w:r w:rsidR="000B2C74">
          <w:rPr>
            <w:rFonts w:cstheme="minorHAnsi"/>
          </w:rPr>
          <w:t>manual</w:t>
        </w:r>
        <w:r w:rsidR="000B2C74" w:rsidRPr="00145984">
          <w:rPr>
            <w:rFonts w:cstheme="minorHAnsi"/>
          </w:rPr>
          <w:t xml:space="preserve">ly </w:t>
        </w:r>
      </w:ins>
      <w:r w:rsidR="0098386C" w:rsidRPr="00145984">
        <w:rPr>
          <w:rFonts w:cstheme="minorHAnsi"/>
        </w:rPr>
        <w:t xml:space="preserve">and testing each step of the apps use in order so that we can catch </w:t>
      </w:r>
      <w:ins w:id="2625" w:author="Naomi Nash" w:date="2022-05-02T17:54:00Z">
        <w:r w:rsidR="009A409B" w:rsidRPr="00145984">
          <w:rPr>
            <w:rFonts w:cstheme="minorHAnsi"/>
          </w:rPr>
          <w:t>problems</w:t>
        </w:r>
        <w:r w:rsidR="009A409B" w:rsidRPr="00145984">
          <w:rPr>
            <w:rFonts w:cstheme="minorHAnsi"/>
          </w:rPr>
          <w:t xml:space="preserve"> </w:t>
        </w:r>
      </w:ins>
      <w:r w:rsidR="0098386C" w:rsidRPr="00145984">
        <w:rPr>
          <w:rFonts w:cstheme="minorHAnsi"/>
        </w:rPr>
        <w:t>earlier</w:t>
      </w:r>
      <w:ins w:id="2626" w:author="Naomi Nash" w:date="2022-05-02T17:54:00Z">
        <w:r w:rsidR="009A409B">
          <w:rPr>
            <w:rFonts w:cstheme="minorHAnsi"/>
          </w:rPr>
          <w:t xml:space="preserve"> </w:t>
        </w:r>
      </w:ins>
      <w:del w:id="2627" w:author="Naomi Nash" w:date="2022-05-02T17:54:00Z">
        <w:r w:rsidR="0098386C" w:rsidRPr="00145984" w:rsidDel="009A409B">
          <w:rPr>
            <w:rFonts w:cstheme="minorHAnsi"/>
          </w:rPr>
          <w:delText xml:space="preserve"> problems </w:delText>
        </w:r>
      </w:del>
      <w:r w:rsidR="0098386C" w:rsidRPr="00145984">
        <w:rPr>
          <w:rFonts w:cstheme="minorHAnsi"/>
        </w:rPr>
        <w:t xml:space="preserve">in the program’s </w:t>
      </w:r>
      <w:ins w:id="2628" w:author="Naomi Nash" w:date="2022-05-02T17:54:00Z">
        <w:r w:rsidR="009A409B">
          <w:rPr>
            <w:rFonts w:cstheme="minorHAnsi"/>
          </w:rPr>
          <w:t>development</w:t>
        </w:r>
      </w:ins>
      <w:del w:id="2629" w:author="Naomi Nash" w:date="2022-05-02T17:54:00Z">
        <w:r w:rsidR="0098386C" w:rsidRPr="00145984" w:rsidDel="009A409B">
          <w:rPr>
            <w:rFonts w:cstheme="minorHAnsi"/>
          </w:rPr>
          <w:delText>use</w:delText>
        </w:r>
      </w:del>
      <w:r w:rsidR="0098386C" w:rsidRPr="00145984">
        <w:rPr>
          <w:rFonts w:cstheme="minorHAnsi"/>
        </w:rPr>
        <w:t>.</w:t>
      </w:r>
    </w:p>
    <w:p w14:paraId="522E7BE8" w14:textId="77777777" w:rsidR="0098386C" w:rsidRPr="00145984" w:rsidRDefault="0098386C" w:rsidP="0098386C">
      <w:pPr>
        <w:tabs>
          <w:tab w:val="left" w:pos="1395"/>
        </w:tabs>
        <w:rPr>
          <w:rFonts w:cstheme="minorHAnsi"/>
        </w:rPr>
      </w:pPr>
      <w:r w:rsidRPr="00145984">
        <w:rPr>
          <w:rFonts w:cstheme="minorHAnsi"/>
        </w:rPr>
        <w:t xml:space="preserve">You need to automate at least part of this this semester, so how can you automate? </w:t>
      </w:r>
    </w:p>
    <w:p w14:paraId="5C545B21" w14:textId="2A460164" w:rsidR="0098386C" w:rsidDel="00BE657E" w:rsidRDefault="0098386C" w:rsidP="0098386C">
      <w:pPr>
        <w:tabs>
          <w:tab w:val="left" w:pos="1395"/>
        </w:tabs>
        <w:rPr>
          <w:del w:id="2630" w:author="Naomi Nash" w:date="2022-05-01T22:45:00Z"/>
          <w:rFonts w:cstheme="minorHAnsi"/>
        </w:rPr>
      </w:pPr>
      <w:del w:id="2631" w:author="Naomi Nash" w:date="2022-05-01T22:45:00Z">
        <w:r w:rsidRPr="00145984" w:rsidDel="00BE657E">
          <w:rPr>
            <w:rFonts w:cstheme="minorHAnsi"/>
          </w:rPr>
          <w:delText>One idea that we have to automate our program would be that when someone uploads a photo of their clothing, it will be automatically displayed on a “</w:delText>
        </w:r>
      </w:del>
      <w:del w:id="2632" w:author="Naomi Nash" w:date="2022-05-01T20:24:00Z">
        <w:r w:rsidRPr="00145984" w:rsidDel="00184836">
          <w:rPr>
            <w:rFonts w:cstheme="minorHAnsi"/>
          </w:rPr>
          <w:delText>drip card</w:delText>
        </w:r>
      </w:del>
      <w:del w:id="2633" w:author="Naomi Nash" w:date="2022-05-01T22:45:00Z">
        <w:r w:rsidRPr="00145984" w:rsidDel="00BE657E">
          <w:rPr>
            <w:rFonts w:cstheme="minorHAnsi"/>
          </w:rPr>
          <w:delText>” (clothing/</w:delText>
        </w:r>
      </w:del>
      <w:del w:id="2634" w:author="Naomi Nash" w:date="2022-05-01T20:24:00Z">
        <w:r w:rsidRPr="00145984" w:rsidDel="00184836">
          <w:rPr>
            <w:rFonts w:cstheme="minorHAnsi"/>
          </w:rPr>
          <w:delText>outfit card</w:delText>
        </w:r>
      </w:del>
      <w:del w:id="2635" w:author="Naomi Nash" w:date="2022-05-01T22:45:00Z">
        <w:r w:rsidRPr="00145984" w:rsidDel="00BE657E">
          <w:rPr>
            <w:rFonts w:cstheme="minorHAnsi"/>
          </w:rPr>
          <w:delText>) within the user’s “card deck” (their closet)</w:delText>
        </w:r>
      </w:del>
    </w:p>
    <w:p w14:paraId="017F304B" w14:textId="28BA80FB" w:rsidR="00BE657E" w:rsidRPr="00145984" w:rsidRDefault="00BE657E" w:rsidP="00685E94">
      <w:pPr>
        <w:tabs>
          <w:tab w:val="left" w:pos="360"/>
          <w:tab w:val="left" w:pos="1395"/>
        </w:tabs>
        <w:ind w:left="360"/>
        <w:rPr>
          <w:ins w:id="2636" w:author="Naomi Nash" w:date="2022-05-01T22:45:00Z"/>
          <w:rFonts w:cstheme="minorHAnsi"/>
        </w:rPr>
        <w:pPrChange w:id="2637" w:author="Naomi Nash" w:date="2022-05-01T22:20:00Z">
          <w:pPr>
            <w:tabs>
              <w:tab w:val="left" w:pos="1395"/>
            </w:tabs>
            <w:ind w:left="720"/>
          </w:pPr>
        </w:pPrChange>
      </w:pPr>
      <w:ins w:id="2638" w:author="Naomi Nash" w:date="2022-05-01T22:45:00Z">
        <w:r>
          <w:rPr>
            <w:rFonts w:cstheme="minorHAnsi"/>
          </w:rPr>
          <w:t>The process that we will take is plannin</w:t>
        </w:r>
      </w:ins>
      <w:ins w:id="2639" w:author="Naomi Nash" w:date="2022-05-01T22:46:00Z">
        <w:r>
          <w:rPr>
            <w:rFonts w:cstheme="minorHAnsi"/>
          </w:rPr>
          <w:t xml:space="preserve">g the automation </w:t>
        </w:r>
        <w:r w:rsidR="006C7804">
          <w:rPr>
            <w:rFonts w:cstheme="minorHAnsi"/>
          </w:rPr>
          <w:t xml:space="preserve">that we need </w:t>
        </w:r>
      </w:ins>
      <w:ins w:id="2640" w:author="Naomi Nash" w:date="2022-05-01T22:47:00Z">
        <w:r w:rsidR="005E3A9C">
          <w:rPr>
            <w:rFonts w:cstheme="minorHAnsi"/>
          </w:rPr>
          <w:t xml:space="preserve">to test out web application, </w:t>
        </w:r>
        <w:r w:rsidR="002C6731">
          <w:rPr>
            <w:rFonts w:cstheme="minorHAnsi"/>
          </w:rPr>
          <w:t xml:space="preserve">then we will either complete the preparation of testing the automation tools or test the automation steps manually as </w:t>
        </w:r>
        <w:r w:rsidR="0082284C">
          <w:rPr>
            <w:rFonts w:cstheme="minorHAnsi"/>
          </w:rPr>
          <w:t xml:space="preserve">well as the </w:t>
        </w:r>
      </w:ins>
      <w:ins w:id="2641" w:author="Naomi Nash" w:date="2022-05-01T22:48:00Z">
        <w:r w:rsidR="0082284C">
          <w:rPr>
            <w:rFonts w:cstheme="minorHAnsi"/>
          </w:rPr>
          <w:t>solutions manually. Following these steps</w:t>
        </w:r>
      </w:ins>
      <w:ins w:id="2642" w:author="Naomi Nash" w:date="2022-05-02T17:55:00Z">
        <w:r w:rsidR="00DB558F">
          <w:rPr>
            <w:rFonts w:cstheme="minorHAnsi"/>
          </w:rPr>
          <w:t>,</w:t>
        </w:r>
      </w:ins>
      <w:ins w:id="2643" w:author="Naomi Nash" w:date="2022-05-01T22:48:00Z">
        <w:r w:rsidR="0082284C">
          <w:rPr>
            <w:rFonts w:cstheme="minorHAnsi"/>
          </w:rPr>
          <w:t xml:space="preserve"> we will deploy the automation tools and </w:t>
        </w:r>
        <w:r w:rsidR="0053703B">
          <w:rPr>
            <w:rFonts w:cstheme="minorHAnsi"/>
          </w:rPr>
          <w:t xml:space="preserve">conclude by reviewing the testing that was done by these tools. </w:t>
        </w:r>
      </w:ins>
    </w:p>
    <w:p w14:paraId="2B38F7C0" w14:textId="60FB97DE" w:rsidR="0098386C" w:rsidRPr="00145984" w:rsidRDefault="0098386C" w:rsidP="0098386C">
      <w:pPr>
        <w:tabs>
          <w:tab w:val="left" w:pos="1395"/>
        </w:tabs>
        <w:rPr>
          <w:rFonts w:cstheme="minorHAnsi"/>
        </w:rPr>
      </w:pPr>
      <w:r w:rsidRPr="00145984">
        <w:rPr>
          <w:rFonts w:cstheme="minorHAnsi"/>
        </w:rPr>
        <w:t xml:space="preserve">How does testing interact with commits </w:t>
      </w:r>
      <w:del w:id="2644" w:author="Naomi Nash" w:date="2022-05-01T22:48:00Z">
        <w:r w:rsidRPr="00145984" w:rsidDel="00C045E0">
          <w:rPr>
            <w:rFonts w:cstheme="minorHAnsi"/>
          </w:rPr>
          <w:delText xml:space="preserve">(always test before commit? all tests pass? all tests pass before merge?) </w:delText>
        </w:r>
      </w:del>
    </w:p>
    <w:p w14:paraId="438556C5" w14:textId="4A3EE057" w:rsidR="0098386C" w:rsidRPr="00145984" w:rsidRDefault="0098386C" w:rsidP="00685E94">
      <w:pPr>
        <w:tabs>
          <w:tab w:val="left" w:pos="360"/>
          <w:tab w:val="left" w:pos="1395"/>
        </w:tabs>
        <w:ind w:left="360"/>
        <w:rPr>
          <w:rFonts w:cstheme="minorHAnsi"/>
        </w:rPr>
        <w:pPrChange w:id="2645" w:author="Naomi Nash" w:date="2022-05-01T22:20:00Z">
          <w:pPr>
            <w:tabs>
              <w:tab w:val="left" w:pos="1395"/>
            </w:tabs>
            <w:ind w:left="720"/>
          </w:pPr>
        </w:pPrChange>
      </w:pPr>
      <w:r w:rsidRPr="00145984">
        <w:rPr>
          <w:rFonts w:cstheme="minorHAnsi"/>
        </w:rPr>
        <w:t>We will definitely test before committing</w:t>
      </w:r>
      <w:ins w:id="2646" w:author="Naomi Nash" w:date="2022-05-01T22:48:00Z">
        <w:r w:rsidR="00C045E0">
          <w:rPr>
            <w:rFonts w:cstheme="minorHAnsi"/>
          </w:rPr>
          <w:t xml:space="preserve"> each time</w:t>
        </w:r>
        <w:r w:rsidR="00695B2B">
          <w:rPr>
            <w:rFonts w:cstheme="minorHAnsi"/>
          </w:rPr>
          <w:t xml:space="preserve"> as</w:t>
        </w:r>
      </w:ins>
      <w:del w:id="2647" w:author="Naomi Nash" w:date="2022-05-01T22:49:00Z">
        <w:r w:rsidRPr="00145984" w:rsidDel="00695B2B">
          <w:rPr>
            <w:rFonts w:cstheme="minorHAnsi"/>
          </w:rPr>
          <w:delText>. A</w:delText>
        </w:r>
      </w:del>
      <w:ins w:id="2648" w:author="Naomi Nash" w:date="2022-05-01T22:49:00Z">
        <w:r w:rsidR="00695B2B">
          <w:rPr>
            <w:rFonts w:cstheme="minorHAnsi"/>
          </w:rPr>
          <w:t xml:space="preserve"> a</w:t>
        </w:r>
      </w:ins>
      <w:r w:rsidRPr="00145984">
        <w:rPr>
          <w:rFonts w:cstheme="minorHAnsi"/>
        </w:rPr>
        <w:t>ll tests should pass before code is committed</w:t>
      </w:r>
      <w:ins w:id="2649" w:author="Naomi Nash" w:date="2022-05-01T22:49:00Z">
        <w:r w:rsidR="00695B2B">
          <w:rPr>
            <w:rFonts w:cstheme="minorHAnsi"/>
          </w:rPr>
          <w:t xml:space="preserve"> to ensure bug free </w:t>
        </w:r>
      </w:ins>
      <w:ins w:id="2650" w:author="Naomi Nash" w:date="2022-05-02T17:55:00Z">
        <w:r w:rsidR="007B6A44">
          <w:rPr>
            <w:rFonts w:cstheme="minorHAnsi"/>
          </w:rPr>
          <w:t>instances</w:t>
        </w:r>
      </w:ins>
      <w:ins w:id="2651" w:author="Naomi Nash" w:date="2022-05-01T22:49:00Z">
        <w:r w:rsidR="00695B2B">
          <w:rPr>
            <w:rFonts w:cstheme="minorHAnsi"/>
          </w:rPr>
          <w:t xml:space="preserve"> every step of the way</w:t>
        </w:r>
      </w:ins>
      <w:r w:rsidRPr="00145984">
        <w:rPr>
          <w:rFonts w:cstheme="minorHAnsi"/>
        </w:rPr>
        <w:t>.</w:t>
      </w:r>
    </w:p>
    <w:p w14:paraId="6D5E8B1F" w14:textId="25512B8D" w:rsidR="0098386C" w:rsidRPr="00055575" w:rsidRDefault="0098386C" w:rsidP="0098386C">
      <w:pPr>
        <w:tabs>
          <w:tab w:val="left" w:pos="1395"/>
        </w:tabs>
        <w:rPr>
          <w:rFonts w:cstheme="minorHAnsi"/>
        </w:rPr>
      </w:pPr>
      <w:r w:rsidRPr="00055575">
        <w:rPr>
          <w:rFonts w:cstheme="minorHAnsi"/>
          <w:b/>
          <w:bCs/>
          <w:rPrChange w:id="2652" w:author="Naomi Nash" w:date="2022-05-01T22:49:00Z">
            <w:rPr>
              <w:rFonts w:cstheme="minorHAnsi"/>
            </w:rPr>
          </w:rPrChange>
        </w:rPr>
        <w:t>Security</w:t>
      </w:r>
      <w:del w:id="2653" w:author="Naomi Nash" w:date="2022-04-28T17:00:00Z">
        <w:r w:rsidRPr="00055575">
          <w:rPr>
            <w:rFonts w:cstheme="minorHAnsi"/>
          </w:rPr>
          <w:delText xml:space="preserve"> - Think about how you are going approach this. </w:delText>
        </w:r>
      </w:del>
    </w:p>
    <w:p w14:paraId="5F0C1002" w14:textId="1FF7DDA2" w:rsidR="0098386C" w:rsidRPr="00145984" w:rsidRDefault="0098386C" w:rsidP="000336FE">
      <w:pPr>
        <w:tabs>
          <w:tab w:val="left" w:pos="360"/>
          <w:tab w:val="left" w:pos="675"/>
        </w:tabs>
        <w:ind w:left="360"/>
        <w:rPr>
          <w:rFonts w:cstheme="minorHAnsi"/>
        </w:rPr>
        <w:pPrChange w:id="2654" w:author="Naomi Nash" w:date="2022-05-01T22:20:00Z">
          <w:pPr>
            <w:tabs>
              <w:tab w:val="left" w:pos="1395"/>
            </w:tabs>
          </w:pPr>
        </w:pPrChange>
      </w:pPr>
      <w:del w:id="2655" w:author="Naomi Nash" w:date="2022-04-28T17:01:00Z">
        <w:r w:rsidRPr="00145984">
          <w:rPr>
            <w:rFonts w:cstheme="minorHAnsi"/>
          </w:rPr>
          <w:tab/>
        </w:r>
      </w:del>
      <w:r w:rsidRPr="00145984">
        <w:rPr>
          <w:rFonts w:cstheme="minorHAnsi"/>
        </w:rPr>
        <w:t xml:space="preserve">What aspects of the stack will need more security than others? </w:t>
      </w:r>
    </w:p>
    <w:p w14:paraId="6CCEFE5B" w14:textId="0790AD42" w:rsidR="0098386C" w:rsidRPr="00145984" w:rsidRDefault="0098386C" w:rsidP="000336FE">
      <w:pPr>
        <w:tabs>
          <w:tab w:val="left" w:pos="720"/>
        </w:tabs>
        <w:ind w:left="720"/>
        <w:rPr>
          <w:rFonts w:cstheme="minorHAnsi"/>
        </w:rPr>
        <w:pPrChange w:id="2656" w:author="Naomi Nash" w:date="2022-05-01T22:21:00Z">
          <w:pPr>
            <w:tabs>
              <w:tab w:val="left" w:pos="1395"/>
            </w:tabs>
          </w:pPr>
        </w:pPrChange>
      </w:pPr>
      <w:del w:id="2657" w:author="Naomi Nash" w:date="2022-05-01T22:21:00Z">
        <w:r w:rsidRPr="00145984" w:rsidDel="000336FE">
          <w:rPr>
            <w:rFonts w:cstheme="minorHAnsi"/>
          </w:rPr>
          <w:tab/>
        </w:r>
        <w:r w:rsidRPr="00145984" w:rsidDel="000336FE">
          <w:rPr>
            <w:rFonts w:cstheme="minorHAnsi"/>
          </w:rPr>
          <w:tab/>
        </w:r>
      </w:del>
      <w:ins w:id="2658" w:author="Daria Pacheco" w:date="2022-05-01T21:38:00Z">
        <w:r w:rsidR="007B5E75" w:rsidRPr="00145984">
          <w:rPr>
            <w:rFonts w:cstheme="minorHAnsi"/>
          </w:rPr>
          <w:t>U</w:t>
        </w:r>
        <w:r w:rsidR="00C87014" w:rsidRPr="00145984">
          <w:rPr>
            <w:rFonts w:cstheme="minorHAnsi"/>
          </w:rPr>
          <w:t>ploading ph</w:t>
        </w:r>
      </w:ins>
      <w:ins w:id="2659" w:author="Daria Pacheco" w:date="2022-05-01T21:39:00Z">
        <w:r w:rsidR="00C87014" w:rsidRPr="00145984">
          <w:rPr>
            <w:rFonts w:cstheme="minorHAnsi"/>
          </w:rPr>
          <w:t>otos should have some security features so that not all files in the user’s devices can be</w:t>
        </w:r>
      </w:ins>
      <w:ins w:id="2660" w:author="Naomi Nash" w:date="2022-05-01T22:49:00Z">
        <w:r w:rsidR="00055575">
          <w:rPr>
            <w:rFonts w:cstheme="minorHAnsi"/>
          </w:rPr>
          <w:t xml:space="preserve"> seen by the application, but also so that </w:t>
        </w:r>
        <w:r w:rsidR="00C82297">
          <w:rPr>
            <w:rFonts w:cstheme="minorHAnsi"/>
          </w:rPr>
          <w:t>no unacceptable file types can be uploaded</w:t>
        </w:r>
      </w:ins>
      <w:ins w:id="2661" w:author="Daria Pacheco" w:date="2022-05-01T21:39:00Z">
        <w:del w:id="2662" w:author="Naomi Nash" w:date="2022-05-01T22:49:00Z">
          <w:r w:rsidR="00C87014" w:rsidRPr="00145984" w:rsidDel="00055575">
            <w:rPr>
              <w:rFonts w:cstheme="minorHAnsi"/>
            </w:rPr>
            <w:delText xml:space="preserve"> see</w:delText>
          </w:r>
        </w:del>
        <w:r w:rsidR="00C87014" w:rsidRPr="00145984">
          <w:rPr>
            <w:rFonts w:cstheme="minorHAnsi"/>
          </w:rPr>
          <w:t>. There will</w:t>
        </w:r>
        <w:r w:rsidR="00E82037" w:rsidRPr="00145984">
          <w:rPr>
            <w:rFonts w:cstheme="minorHAnsi"/>
          </w:rPr>
          <w:t xml:space="preserve"> also need to be security </w:t>
        </w:r>
      </w:ins>
      <w:ins w:id="2663" w:author="Daria Pacheco" w:date="2022-05-01T21:40:00Z">
        <w:r w:rsidR="00E82037" w:rsidRPr="00145984">
          <w:rPr>
            <w:rFonts w:cstheme="minorHAnsi"/>
          </w:rPr>
          <w:t xml:space="preserve">surrounding the user login as </w:t>
        </w:r>
        <w:r w:rsidR="007E366F" w:rsidRPr="00145984">
          <w:rPr>
            <w:rFonts w:cstheme="minorHAnsi"/>
          </w:rPr>
          <w:t>well</w:t>
        </w:r>
        <w:r w:rsidR="009866C7" w:rsidRPr="00145984">
          <w:rPr>
            <w:rFonts w:cstheme="minorHAnsi"/>
          </w:rPr>
          <w:t xml:space="preserve"> as</w:t>
        </w:r>
        <w:r w:rsidR="00F42EF0" w:rsidRPr="00145984">
          <w:rPr>
            <w:rFonts w:cstheme="minorHAnsi"/>
          </w:rPr>
          <w:t xml:space="preserve"> </w:t>
        </w:r>
        <w:r w:rsidR="00505A73" w:rsidRPr="00145984">
          <w:rPr>
            <w:rFonts w:cstheme="minorHAnsi"/>
          </w:rPr>
          <w:t>billing information</w:t>
        </w:r>
        <w:r w:rsidR="00CE3101" w:rsidRPr="00145984">
          <w:rPr>
            <w:rFonts w:cstheme="minorHAnsi"/>
          </w:rPr>
          <w:t>.</w:t>
        </w:r>
      </w:ins>
      <w:del w:id="2664" w:author="Naomi Nash" w:date="2022-04-28T17:01:00Z">
        <w:r w:rsidRPr="00145984">
          <w:rPr>
            <w:rFonts w:cstheme="minorHAnsi"/>
          </w:rPr>
          <w:tab/>
        </w:r>
      </w:del>
      <w:del w:id="2665" w:author="Daria Pacheco" w:date="2022-05-01T21:40:00Z">
        <w:r w:rsidRPr="00145984">
          <w:rPr>
            <w:rFonts w:cstheme="minorHAnsi"/>
          </w:rPr>
          <w:delText>The uploading of pictures</w:delText>
        </w:r>
      </w:del>
      <w:del w:id="2666" w:author="Daria Pacheco" w:date="2022-05-01T21:41:00Z">
        <w:r w:rsidRPr="00145984">
          <w:rPr>
            <w:rFonts w:cstheme="minorHAnsi"/>
          </w:rPr>
          <w:delText xml:space="preserve"> portion, as well as user log in.</w:delText>
        </w:r>
      </w:del>
    </w:p>
    <w:p w14:paraId="5C00DCE5" w14:textId="3BA757B6" w:rsidR="0098386C" w:rsidRPr="00145984" w:rsidRDefault="0098386C" w:rsidP="00685E94">
      <w:pPr>
        <w:tabs>
          <w:tab w:val="left" w:pos="360"/>
        </w:tabs>
        <w:ind w:left="360"/>
        <w:rPr>
          <w:rFonts w:cstheme="minorHAnsi"/>
        </w:rPr>
        <w:pPrChange w:id="2667" w:author="Naomi Nash" w:date="2022-05-01T22:20:00Z">
          <w:pPr>
            <w:tabs>
              <w:tab w:val="left" w:pos="1395"/>
            </w:tabs>
          </w:pPr>
        </w:pPrChange>
      </w:pPr>
      <w:del w:id="2668" w:author="Naomi Nash" w:date="2022-04-28T17:01:00Z">
        <w:r w:rsidRPr="00145984">
          <w:rPr>
            <w:rFonts w:cstheme="minorHAnsi"/>
          </w:rPr>
          <w:lastRenderedPageBreak/>
          <w:tab/>
        </w:r>
      </w:del>
      <w:r w:rsidRPr="00145984">
        <w:rPr>
          <w:rFonts w:cstheme="minorHAnsi"/>
        </w:rPr>
        <w:t>Where do you think security factors in during development?</w:t>
      </w:r>
    </w:p>
    <w:p w14:paraId="28273681" w14:textId="245472A7" w:rsidR="0098386C" w:rsidRPr="00145984" w:rsidRDefault="0098386C" w:rsidP="000336FE">
      <w:pPr>
        <w:tabs>
          <w:tab w:val="left" w:pos="720"/>
        </w:tabs>
        <w:ind w:left="720"/>
        <w:rPr>
          <w:rFonts w:cstheme="minorHAnsi"/>
        </w:rPr>
        <w:pPrChange w:id="2669" w:author="Naomi Nash" w:date="2022-05-01T22:21:00Z">
          <w:pPr>
            <w:tabs>
              <w:tab w:val="left" w:pos="1395"/>
            </w:tabs>
          </w:pPr>
        </w:pPrChange>
      </w:pPr>
      <w:del w:id="2670" w:author="Naomi Nash" w:date="2022-05-01T22:21:00Z">
        <w:r w:rsidRPr="00145984" w:rsidDel="000336FE">
          <w:rPr>
            <w:rFonts w:cstheme="minorHAnsi"/>
          </w:rPr>
          <w:tab/>
        </w:r>
        <w:r w:rsidRPr="00145984" w:rsidDel="000336FE">
          <w:rPr>
            <w:rFonts w:cstheme="minorHAnsi"/>
          </w:rPr>
          <w:tab/>
        </w:r>
      </w:del>
      <w:del w:id="2671" w:author="Naomi Nash" w:date="2022-04-28T17:01:00Z">
        <w:r w:rsidRPr="00145984">
          <w:rPr>
            <w:rFonts w:cstheme="minorHAnsi"/>
          </w:rPr>
          <w:tab/>
        </w:r>
      </w:del>
      <w:r w:rsidRPr="00145984">
        <w:rPr>
          <w:rFonts w:cstheme="minorHAnsi"/>
        </w:rPr>
        <w:t xml:space="preserve">Security should be considered at </w:t>
      </w:r>
      <w:r w:rsidRPr="00620FB3">
        <w:rPr>
          <w:rFonts w:cstheme="minorHAnsi"/>
          <w:u w:val="single"/>
          <w:rPrChange w:id="2672" w:author="Naomi Nash" w:date="2022-05-01T22:50:00Z">
            <w:rPr>
              <w:rFonts w:cstheme="minorHAnsi"/>
            </w:rPr>
          </w:rPrChange>
        </w:rPr>
        <w:t>every stage</w:t>
      </w:r>
      <w:r w:rsidRPr="00145984">
        <w:rPr>
          <w:rFonts w:cstheme="minorHAnsi"/>
        </w:rPr>
        <w:t xml:space="preserve"> of the development process</w:t>
      </w:r>
      <w:ins w:id="2673" w:author="Naomi Nash" w:date="2022-05-01T22:50:00Z">
        <w:r w:rsidR="00620FB3">
          <w:rPr>
            <w:rFonts w:cstheme="minorHAnsi"/>
          </w:rPr>
          <w:t xml:space="preserve"> no matter what</w:t>
        </w:r>
      </w:ins>
      <w:r w:rsidRPr="00145984">
        <w:rPr>
          <w:rFonts w:cstheme="minorHAnsi"/>
        </w:rPr>
        <w:t>.</w:t>
      </w:r>
    </w:p>
    <w:p w14:paraId="0362A944" w14:textId="77777777" w:rsidR="0098386C" w:rsidRPr="00145984" w:rsidRDefault="0098386C" w:rsidP="0098386C">
      <w:pPr>
        <w:tabs>
          <w:tab w:val="left" w:pos="1395"/>
        </w:tabs>
        <w:rPr>
          <w:rFonts w:cstheme="minorHAnsi"/>
        </w:rPr>
      </w:pPr>
      <w:commentRangeStart w:id="2674"/>
      <w:commentRangeStart w:id="2675"/>
      <w:r w:rsidRPr="00145984">
        <w:rPr>
          <w:rFonts w:cstheme="minorHAnsi"/>
        </w:rPr>
        <w:t>What tools will be used?</w:t>
      </w:r>
      <w:commentRangeEnd w:id="2674"/>
      <w:r w:rsidRPr="00145984">
        <w:rPr>
          <w:rStyle w:val="CommentReference"/>
          <w:rFonts w:cstheme="minorHAnsi"/>
        </w:rPr>
        <w:commentReference w:id="2674"/>
      </w:r>
      <w:commentRangeEnd w:id="2675"/>
      <w:r w:rsidRPr="00145984">
        <w:rPr>
          <w:rStyle w:val="CommentReference"/>
          <w:rFonts w:cstheme="minorHAnsi"/>
        </w:rPr>
        <w:commentReference w:id="2675"/>
      </w:r>
    </w:p>
    <w:p w14:paraId="7B04443B" w14:textId="6A83A9B7" w:rsidR="0098386C" w:rsidRPr="00145984" w:rsidRDefault="00C75D05" w:rsidP="00EC2B97">
      <w:pPr>
        <w:tabs>
          <w:tab w:val="left" w:pos="360"/>
          <w:tab w:val="left" w:pos="1395"/>
        </w:tabs>
        <w:spacing w:line="276" w:lineRule="auto"/>
        <w:ind w:left="360"/>
        <w:rPr>
          <w:rFonts w:cstheme="minorHAnsi"/>
        </w:rPr>
        <w:pPrChange w:id="2676" w:author="Naomi Nash" w:date="2022-05-01T22:52:00Z">
          <w:pPr>
            <w:tabs>
              <w:tab w:val="left" w:pos="1395"/>
            </w:tabs>
            <w:ind w:left="720"/>
          </w:pPr>
        </w:pPrChange>
      </w:pPr>
      <w:ins w:id="2677" w:author="Naomi Nash" w:date="2022-05-01T22:51:00Z">
        <w:r>
          <w:rPr>
            <w:rFonts w:cstheme="minorHAnsi"/>
          </w:rPr>
          <w:t xml:space="preserve">1) </w:t>
        </w:r>
      </w:ins>
      <w:r w:rsidR="0098386C" w:rsidRPr="00145984">
        <w:rPr>
          <w:rFonts w:cstheme="minorHAnsi"/>
        </w:rPr>
        <w:t>Windows (Operating system)</w:t>
      </w:r>
      <w:del w:id="2678" w:author="Naomi Nash" w:date="2022-05-01T22:50:00Z">
        <w:r w:rsidR="0098386C" w:rsidRPr="00145984" w:rsidDel="00620FB3">
          <w:rPr>
            <w:rFonts w:cstheme="minorHAnsi"/>
          </w:rPr>
          <w:delText xml:space="preserve">, </w:delText>
        </w:r>
      </w:del>
      <w:ins w:id="2679" w:author="Naomi Nash" w:date="2022-05-01T22:52:00Z">
        <w:r w:rsidR="00EC2B97">
          <w:rPr>
            <w:rFonts w:cstheme="minorHAnsi"/>
          </w:rPr>
          <w:br/>
        </w:r>
      </w:ins>
      <w:ins w:id="2680" w:author="Naomi Nash" w:date="2022-05-01T22:51:00Z">
        <w:r>
          <w:rPr>
            <w:rFonts w:cstheme="minorHAnsi"/>
          </w:rPr>
          <w:t xml:space="preserve">2) </w:t>
        </w:r>
      </w:ins>
      <w:r w:rsidR="0098386C" w:rsidRPr="00145984">
        <w:rPr>
          <w:rFonts w:cstheme="minorHAnsi"/>
        </w:rPr>
        <w:t>Microsoft Office (Presentation software)</w:t>
      </w:r>
      <w:del w:id="2681" w:author="Naomi Nash" w:date="2022-05-01T22:50:00Z">
        <w:r w:rsidR="0098386C" w:rsidRPr="00145984" w:rsidDel="00620FB3">
          <w:rPr>
            <w:rFonts w:cstheme="minorHAnsi"/>
          </w:rPr>
          <w:delText xml:space="preserve">, </w:delText>
        </w:r>
      </w:del>
      <w:ins w:id="2682" w:author="Naomi Nash" w:date="2022-05-01T22:52:00Z">
        <w:r w:rsidR="00EC2B97">
          <w:rPr>
            <w:rFonts w:cstheme="minorHAnsi"/>
          </w:rPr>
          <w:br/>
        </w:r>
      </w:ins>
      <w:ins w:id="2683" w:author="Naomi Nash" w:date="2022-05-01T22:51:00Z">
        <w:r w:rsidR="00ED0DA4">
          <w:rPr>
            <w:rFonts w:cstheme="minorHAnsi"/>
          </w:rPr>
          <w:t xml:space="preserve">3) </w:t>
        </w:r>
      </w:ins>
      <w:r w:rsidR="0098386C" w:rsidRPr="00145984">
        <w:rPr>
          <w:rFonts w:cstheme="minorHAnsi"/>
        </w:rPr>
        <w:t>HTML (Programming language)</w:t>
      </w:r>
      <w:del w:id="2684" w:author="Naomi Nash" w:date="2022-05-01T22:50:00Z">
        <w:r w:rsidR="0098386C" w:rsidRPr="00145984" w:rsidDel="00620FB3">
          <w:rPr>
            <w:rFonts w:cstheme="minorHAnsi"/>
          </w:rPr>
          <w:delText xml:space="preserve">, </w:delText>
        </w:r>
      </w:del>
      <w:ins w:id="2685" w:author="Naomi Nash" w:date="2022-05-01T22:52:00Z">
        <w:r w:rsidR="00EC2B97">
          <w:rPr>
            <w:rFonts w:cstheme="minorHAnsi"/>
          </w:rPr>
          <w:br/>
        </w:r>
      </w:ins>
      <w:ins w:id="2686" w:author="Naomi Nash" w:date="2022-05-01T22:51:00Z">
        <w:r w:rsidR="00ED0DA4">
          <w:rPr>
            <w:rFonts w:cstheme="minorHAnsi"/>
          </w:rPr>
          <w:t xml:space="preserve">4) </w:t>
        </w:r>
      </w:ins>
      <w:r w:rsidR="0098386C" w:rsidRPr="00145984">
        <w:rPr>
          <w:rFonts w:cstheme="minorHAnsi"/>
        </w:rPr>
        <w:t>GitHub</w:t>
      </w:r>
      <w:del w:id="2687" w:author="Naomi Nash" w:date="2022-05-01T22:50:00Z">
        <w:r w:rsidR="0098386C" w:rsidRPr="00145984" w:rsidDel="00620FB3">
          <w:rPr>
            <w:rFonts w:cstheme="minorHAnsi"/>
          </w:rPr>
          <w:delText xml:space="preserve">, </w:delText>
        </w:r>
      </w:del>
      <w:ins w:id="2688" w:author="Naomi Nash" w:date="2022-05-01T22:52:00Z">
        <w:r w:rsidR="00EC2B97">
          <w:rPr>
            <w:rFonts w:cstheme="minorHAnsi"/>
          </w:rPr>
          <w:br/>
        </w:r>
      </w:ins>
      <w:ins w:id="2689" w:author="Naomi Nash" w:date="2022-05-01T22:51:00Z">
        <w:r w:rsidR="00ED0DA4">
          <w:rPr>
            <w:rFonts w:cstheme="minorHAnsi"/>
          </w:rPr>
          <w:t xml:space="preserve">5) </w:t>
        </w:r>
      </w:ins>
      <w:r w:rsidR="0098386C" w:rsidRPr="00145984">
        <w:rPr>
          <w:rFonts w:cstheme="minorHAnsi"/>
        </w:rPr>
        <w:t>Google Lens</w:t>
      </w:r>
      <w:ins w:id="2690" w:author="Daria Pacheco" w:date="2022-04-19T03:12:00Z">
        <w:del w:id="2691" w:author="Naomi Nash" w:date="2022-05-01T22:50:00Z">
          <w:r w:rsidR="4D977507" w:rsidRPr="00145984" w:rsidDel="00620FB3">
            <w:rPr>
              <w:rFonts w:cstheme="minorHAnsi"/>
            </w:rPr>
            <w:delText xml:space="preserve">, </w:delText>
          </w:r>
        </w:del>
      </w:ins>
      <w:ins w:id="2692" w:author="Naomi Nash" w:date="2022-05-01T22:52:00Z">
        <w:r w:rsidR="00EC2B97">
          <w:rPr>
            <w:rFonts w:cstheme="minorHAnsi"/>
          </w:rPr>
          <w:br/>
        </w:r>
      </w:ins>
      <w:ins w:id="2693" w:author="Naomi Nash" w:date="2022-05-01T22:51:00Z">
        <w:r w:rsidR="00ED0DA4">
          <w:rPr>
            <w:rFonts w:cstheme="minorHAnsi"/>
          </w:rPr>
          <w:t xml:space="preserve">6) </w:t>
        </w:r>
      </w:ins>
      <w:ins w:id="2694" w:author="Daria Pacheco" w:date="2022-04-19T03:12:00Z">
        <w:r w:rsidR="4D977507" w:rsidRPr="00145984">
          <w:rPr>
            <w:rFonts w:cstheme="minorHAnsi"/>
          </w:rPr>
          <w:t>Azure</w:t>
        </w:r>
        <w:del w:id="2695" w:author="Naomi Nash" w:date="2022-05-01T22:50:00Z">
          <w:r w:rsidR="61D181C2" w:rsidRPr="00145984" w:rsidDel="00620FB3">
            <w:rPr>
              <w:rFonts w:cstheme="minorHAnsi"/>
            </w:rPr>
            <w:delText>,</w:delText>
          </w:r>
        </w:del>
        <w:r w:rsidR="61D181C2" w:rsidRPr="00145984">
          <w:rPr>
            <w:rFonts w:cstheme="minorHAnsi"/>
          </w:rPr>
          <w:t xml:space="preserve"> </w:t>
        </w:r>
      </w:ins>
    </w:p>
    <w:p w14:paraId="4FD58CFA" w14:textId="77777777" w:rsidR="002456F2" w:rsidRPr="00145984" w:rsidRDefault="0098386C" w:rsidP="0098386C">
      <w:pPr>
        <w:tabs>
          <w:tab w:val="left" w:pos="1395"/>
        </w:tabs>
        <w:rPr>
          <w:ins w:id="2696" w:author="Naomi Nash" w:date="2022-04-28T17:01:00Z"/>
          <w:rFonts w:cstheme="minorHAnsi"/>
        </w:rPr>
      </w:pPr>
      <w:r w:rsidRPr="00145984">
        <w:rPr>
          <w:rFonts w:cstheme="minorHAnsi"/>
        </w:rPr>
        <w:t>Licensing</w:t>
      </w:r>
      <w:del w:id="2697" w:author="Daria Pacheco" w:date="2022-04-27T02:51:00Z">
        <w:r w:rsidRPr="00145984">
          <w:rPr>
            <w:rFonts w:cstheme="minorHAnsi"/>
          </w:rPr>
          <w:delText xml:space="preserve"> - </w:delText>
        </w:r>
      </w:del>
    </w:p>
    <w:p w14:paraId="697E04B5" w14:textId="72449935" w:rsidR="00CE55F0" w:rsidRPr="00145984" w:rsidRDefault="0098386C" w:rsidP="00685E94">
      <w:pPr>
        <w:tabs>
          <w:tab w:val="left" w:pos="360"/>
        </w:tabs>
        <w:ind w:left="360"/>
        <w:rPr>
          <w:ins w:id="2698" w:author="Naomi Nash" w:date="2022-04-21T22:26:00Z"/>
          <w:rFonts w:cstheme="minorHAnsi"/>
        </w:rPr>
        <w:pPrChange w:id="2699" w:author="Naomi Nash" w:date="2022-05-01T22:20:00Z">
          <w:pPr>
            <w:tabs>
              <w:tab w:val="left" w:pos="1395"/>
            </w:tabs>
          </w:pPr>
        </w:pPrChange>
      </w:pPr>
      <w:ins w:id="2700" w:author="Daria Pacheco" w:date="2022-04-27T02:51:00Z">
        <w:del w:id="2701" w:author="Naomi Nash" w:date="2022-04-28T17:00:00Z">
          <w:r w:rsidRPr="00145984">
            <w:rPr>
              <w:rFonts w:cstheme="minorHAnsi"/>
            </w:rPr>
            <w:delText xml:space="preserve"> – </w:delText>
          </w:r>
        </w:del>
      </w:ins>
      <w:ins w:id="2702" w:author="Naomi Nash" w:date="2022-04-28T17:00:00Z">
        <w:r w:rsidR="007A320B" w:rsidRPr="00145984">
          <w:rPr>
            <w:rFonts w:cstheme="minorHAnsi"/>
            <w:color w:val="24292F"/>
            <w:shd w:val="clear" w:color="auto" w:fill="FFFFFF"/>
            <w:rPrChange w:id="2703" w:author="Naomi Nash" w:date="2022-05-01T22:21:00Z">
              <w:rPr>
                <w:rFonts w:ascii="Segoe UI" w:hAnsi="Segoe UI" w:cs="Segoe UI"/>
                <w:color w:val="24292F"/>
                <w:shd w:val="clear" w:color="auto" w:fill="FFFFFF"/>
              </w:rPr>
            </w:rPrChange>
          </w:rPr>
          <w:t>The license we will be using is the MIT license. It is an open-source software that allows us to modify or sell without any restrictions</w:t>
        </w:r>
      </w:ins>
      <w:ins w:id="2704" w:author="Naomi Nash" w:date="2022-05-01T16:22:00Z">
        <w:r w:rsidR="00C8596C" w:rsidRPr="00145984">
          <w:rPr>
            <w:rFonts w:cstheme="minorHAnsi"/>
            <w:color w:val="24292F"/>
            <w:shd w:val="clear" w:color="auto" w:fill="FFFFFF"/>
            <w:rPrChange w:id="2705" w:author="Naomi Nash" w:date="2022-05-01T22:21:00Z">
              <w:rPr>
                <w:rFonts w:ascii="Segoe UI" w:hAnsi="Segoe UI" w:cs="Segoe UI"/>
                <w:color w:val="24292F"/>
                <w:shd w:val="clear" w:color="auto" w:fill="FFFFFF"/>
              </w:rPr>
            </w:rPrChange>
          </w:rPr>
          <w:t>.</w:t>
        </w:r>
      </w:ins>
      <w:ins w:id="2706" w:author="Daria Pacheco" w:date="2022-04-27T02:51:00Z">
        <w:del w:id="2707" w:author="Naomi Nash" w:date="2022-04-28T17:00:00Z">
          <w:r w:rsidRPr="00145984">
            <w:rPr>
              <w:rFonts w:cstheme="minorHAnsi"/>
            </w:rPr>
            <w:delText>We will be using</w:delText>
          </w:r>
        </w:del>
      </w:ins>
      <w:ins w:id="2708" w:author="Daria Pacheco" w:date="2022-04-27T03:38:00Z">
        <w:del w:id="2709" w:author="Naomi Nash" w:date="2022-04-28T17:00:00Z">
          <w:r w:rsidRPr="00145984">
            <w:rPr>
              <w:rFonts w:cstheme="minorHAnsi"/>
            </w:rPr>
            <w:delText xml:space="preserve"> Ad</w:delText>
          </w:r>
        </w:del>
      </w:ins>
      <w:ins w:id="2710" w:author="Daria Pacheco" w:date="2022-04-27T03:39:00Z">
        <w:del w:id="2711" w:author="Naomi Nash" w:date="2022-04-28T17:00:00Z">
          <w:r w:rsidRPr="00145984">
            <w:rPr>
              <w:rFonts w:cstheme="minorHAnsi"/>
            </w:rPr>
            <w:delText>obe Dreamweaver</w:delText>
          </w:r>
        </w:del>
      </w:ins>
      <w:ins w:id="2712" w:author="Daria Pacheco" w:date="2022-04-27T02:52:00Z">
        <w:del w:id="2713" w:author="Naomi Nash" w:date="2022-04-28T17:00:00Z">
          <w:r w:rsidRPr="00145984">
            <w:rPr>
              <w:rFonts w:cstheme="minorHAnsi"/>
            </w:rPr>
            <w:delText>. It’s</w:delText>
          </w:r>
        </w:del>
      </w:ins>
      <w:ins w:id="2714" w:author="Daria Pacheco" w:date="2022-04-27T03:41:00Z">
        <w:del w:id="2715" w:author="Naomi Nash" w:date="2022-04-28T17:00:00Z">
          <w:r w:rsidRPr="00145984">
            <w:rPr>
              <w:rFonts w:cstheme="minorHAnsi"/>
            </w:rPr>
            <w:delText xml:space="preserve"> a</w:delText>
          </w:r>
        </w:del>
      </w:ins>
      <w:ins w:id="2716" w:author="Daria Pacheco" w:date="2022-04-27T02:52:00Z">
        <w:del w:id="2717" w:author="Naomi Nash" w:date="2022-04-28T17:00:00Z">
          <w:r w:rsidRPr="00145984">
            <w:rPr>
              <w:rFonts w:cstheme="minorHAnsi"/>
            </w:rPr>
            <w:delText xml:space="preserve"> </w:delText>
          </w:r>
        </w:del>
      </w:ins>
      <w:ins w:id="2718" w:author="Daria Pacheco" w:date="2022-04-27T03:38:00Z">
        <w:del w:id="2719" w:author="Naomi Nash" w:date="2022-04-28T17:00:00Z">
          <w:r w:rsidRPr="00145984">
            <w:rPr>
              <w:rFonts w:cstheme="minorHAnsi"/>
            </w:rPr>
            <w:delText xml:space="preserve">HTML </w:delText>
          </w:r>
        </w:del>
      </w:ins>
      <w:ins w:id="2720" w:author="Daria Pacheco" w:date="2022-04-27T02:52:00Z">
        <w:del w:id="2721" w:author="Naomi Nash" w:date="2022-04-28T17:00:00Z">
          <w:r w:rsidRPr="00145984">
            <w:rPr>
              <w:rFonts w:cstheme="minorHAnsi"/>
            </w:rPr>
            <w:delText>Language</w:delText>
          </w:r>
        </w:del>
      </w:ins>
      <w:ins w:id="2722" w:author="Daria Pacheco" w:date="2022-04-27T02:53:00Z">
        <w:del w:id="2723" w:author="Naomi Nash" w:date="2022-04-28T17:00:00Z">
          <w:r w:rsidRPr="00145984">
            <w:rPr>
              <w:rFonts w:cstheme="minorHAnsi"/>
            </w:rPr>
            <w:delText xml:space="preserve"> pub</w:delText>
          </w:r>
        </w:del>
      </w:ins>
      <w:ins w:id="2724" w:author="Daria Pacheco" w:date="2022-04-27T02:54:00Z">
        <w:del w:id="2725" w:author="Naomi Nash" w:date="2022-04-28T17:00:00Z">
          <w:r w:rsidRPr="00145984">
            <w:rPr>
              <w:rFonts w:cstheme="minorHAnsi"/>
            </w:rPr>
            <w:delText xml:space="preserve">lic domain software </w:delText>
          </w:r>
        </w:del>
      </w:ins>
      <w:ins w:id="2726" w:author="Daria Pacheco" w:date="2022-04-27T03:42:00Z">
        <w:del w:id="2727" w:author="Naomi Nash" w:date="2022-04-28T17:00:00Z">
          <w:r w:rsidRPr="00145984">
            <w:rPr>
              <w:rFonts w:cstheme="minorHAnsi"/>
            </w:rPr>
            <w:delText>that</w:delText>
          </w:r>
        </w:del>
      </w:ins>
      <w:ins w:id="2728" w:author="Daria Pacheco" w:date="2022-04-27T02:54:00Z">
        <w:del w:id="2729" w:author="Naomi Nash" w:date="2022-04-28T17:00:00Z">
          <w:r w:rsidRPr="00145984">
            <w:rPr>
              <w:rFonts w:cstheme="minorHAnsi"/>
            </w:rPr>
            <w:delText xml:space="preserve"> gives us the opportunity to </w:delText>
          </w:r>
        </w:del>
      </w:ins>
      <w:ins w:id="2730" w:author="Daria Pacheco" w:date="2022-04-27T02:55:00Z">
        <w:del w:id="2731" w:author="Naomi Nash" w:date="2022-04-28T17:00:00Z">
          <w:r w:rsidRPr="00145984">
            <w:rPr>
              <w:rFonts w:cstheme="minorHAnsi"/>
            </w:rPr>
            <w:delText>modify</w:delText>
          </w:r>
        </w:del>
      </w:ins>
      <w:ins w:id="2732" w:author="Daria Pacheco" w:date="2022-04-27T02:54:00Z">
        <w:del w:id="2733" w:author="Naomi Nash" w:date="2022-04-28T17:00:00Z">
          <w:r w:rsidRPr="00145984">
            <w:rPr>
              <w:rFonts w:cstheme="minorHAnsi"/>
            </w:rPr>
            <w:delText xml:space="preserve"> or sell without </w:delText>
          </w:r>
        </w:del>
      </w:ins>
      <w:ins w:id="2734" w:author="Daria Pacheco" w:date="2022-04-27T02:55:00Z">
        <w:del w:id="2735" w:author="Naomi Nash" w:date="2022-04-28T17:00:00Z">
          <w:r w:rsidRPr="00145984">
            <w:rPr>
              <w:rFonts w:cstheme="minorHAnsi"/>
            </w:rPr>
            <w:delText>any restrictions.</w:delText>
          </w:r>
        </w:del>
      </w:ins>
      <w:ins w:id="2736" w:author="Daria Pacheco" w:date="2022-04-27T02:54:00Z">
        <w:del w:id="2737" w:author="Naomi Nash" w:date="2022-04-28T17:00:00Z">
          <w:r w:rsidRPr="00145984">
            <w:rPr>
              <w:rFonts w:cstheme="minorHAnsi"/>
            </w:rPr>
            <w:delText xml:space="preserve"> </w:delText>
          </w:r>
        </w:del>
      </w:ins>
      <w:ins w:id="2738" w:author="Daria Pacheco" w:date="2022-04-27T02:51:00Z">
        <w:del w:id="2739" w:author="Naomi Nash" w:date="2022-04-28T17:00:00Z">
          <w:r w:rsidRPr="00145984">
            <w:rPr>
              <w:rFonts w:cstheme="minorHAnsi"/>
            </w:rPr>
            <w:delText xml:space="preserve"> </w:delText>
          </w:r>
        </w:del>
      </w:ins>
      <w:del w:id="2740" w:author="Naomi Nash" w:date="2022-04-28T17:00:00Z">
        <w:r w:rsidRPr="00145984">
          <w:rPr>
            <w:rFonts w:cstheme="minorHAnsi"/>
          </w:rPr>
          <w:delText>you must identify proper Creative Commons License and POST it to your GitHub, you must refer to the license holder.</w:delText>
        </w:r>
      </w:del>
    </w:p>
    <w:p w14:paraId="49858854" w14:textId="187218B5" w:rsidR="00843601" w:rsidRPr="00145984" w:rsidRDefault="00843601" w:rsidP="00CE55F0">
      <w:pPr>
        <w:rPr>
          <w:ins w:id="2741" w:author="Naomi Nash" w:date="2022-05-01T21:50:00Z"/>
          <w:rFonts w:cstheme="minorHAnsi"/>
          <w:b/>
          <w:bCs/>
          <w:sz w:val="24"/>
          <w:szCs w:val="24"/>
        </w:rPr>
      </w:pPr>
      <w:ins w:id="2742" w:author="Naomi Nash" w:date="2022-05-01T21:50:00Z">
        <w:r w:rsidRPr="00145984">
          <w:rPr>
            <w:rFonts w:cstheme="minorHAnsi"/>
            <w:b/>
            <w:bCs/>
            <w:sz w:val="24"/>
            <w:szCs w:val="24"/>
          </w:rPr>
          <w:br w:type="page"/>
        </w:r>
      </w:ins>
    </w:p>
    <w:p w14:paraId="6C2A9DF6" w14:textId="77777777" w:rsidR="00CE55F0" w:rsidRPr="00145984" w:rsidRDefault="00CE55F0" w:rsidP="00CE55F0">
      <w:pPr>
        <w:rPr>
          <w:ins w:id="2743" w:author="Naomi Nash" w:date="2022-04-21T22:26:00Z"/>
          <w:rFonts w:cstheme="minorHAnsi"/>
          <w:b/>
          <w:bCs/>
          <w:sz w:val="24"/>
          <w:szCs w:val="24"/>
        </w:rPr>
      </w:pPr>
    </w:p>
    <w:p w14:paraId="76CD130C" w14:textId="41767669" w:rsidR="00D23983" w:rsidRPr="00145984" w:rsidRDefault="00066B16">
      <w:pPr>
        <w:tabs>
          <w:tab w:val="left" w:pos="720"/>
        </w:tabs>
        <w:spacing w:line="360" w:lineRule="auto"/>
        <w:jc w:val="center"/>
        <w:rPr>
          <w:ins w:id="2744" w:author="Naomi Nash" w:date="2022-04-21T23:07:00Z"/>
          <w:rFonts w:cstheme="minorHAnsi"/>
          <w:b/>
          <w:bCs/>
          <w:sz w:val="24"/>
          <w:szCs w:val="24"/>
        </w:rPr>
        <w:pPrChange w:id="2745" w:author="Naomi Nash" w:date="2022-04-21T23:10:00Z">
          <w:pPr>
            <w:tabs>
              <w:tab w:val="left" w:pos="720"/>
            </w:tabs>
            <w:jc w:val="center"/>
          </w:pPr>
        </w:pPrChange>
      </w:pPr>
      <w:bookmarkStart w:id="2746" w:name="Appendix"/>
      <w:ins w:id="2747" w:author="Naomi Nash" w:date="2022-04-21T22:46:00Z">
        <w:r w:rsidRPr="00145984">
          <w:rPr>
            <w:rFonts w:cstheme="minorHAnsi"/>
            <w:b/>
            <w:bCs/>
            <w:sz w:val="24"/>
            <w:szCs w:val="24"/>
            <w:rPrChange w:id="2748" w:author="Naomi Nash" w:date="2022-05-01T22:21:00Z">
              <w:rPr>
                <w:sz w:val="24"/>
                <w:szCs w:val="24"/>
              </w:rPr>
            </w:rPrChange>
          </w:rPr>
          <w:t>A</w:t>
        </w:r>
      </w:ins>
      <w:ins w:id="2749" w:author="Naomi Nash" w:date="2022-04-22T21:57:00Z">
        <w:r w:rsidR="004228EA" w:rsidRPr="00145984">
          <w:rPr>
            <w:rFonts w:cstheme="minorHAnsi"/>
            <w:b/>
            <w:bCs/>
            <w:sz w:val="24"/>
            <w:szCs w:val="24"/>
          </w:rPr>
          <w:t>PPENDIX</w:t>
        </w:r>
      </w:ins>
    </w:p>
    <w:bookmarkEnd w:id="2746"/>
    <w:p w14:paraId="35D74B48" w14:textId="389C7FBE" w:rsidR="007E6F2B" w:rsidRPr="00145984" w:rsidRDefault="00396F1B">
      <w:pPr>
        <w:tabs>
          <w:tab w:val="left" w:pos="720"/>
        </w:tabs>
        <w:spacing w:line="360" w:lineRule="auto"/>
        <w:jc w:val="center"/>
        <w:rPr>
          <w:ins w:id="2750" w:author="Naomi Nash" w:date="2022-04-21T23:07:00Z"/>
          <w:rFonts w:cstheme="minorHAnsi"/>
          <w:sz w:val="24"/>
          <w:szCs w:val="24"/>
        </w:rPr>
        <w:pPrChange w:id="2751" w:author="Naomi Nash" w:date="2022-04-21T23:10:00Z">
          <w:pPr>
            <w:tabs>
              <w:tab w:val="left" w:pos="720"/>
            </w:tabs>
            <w:jc w:val="center"/>
          </w:pPr>
        </w:pPrChange>
      </w:pPr>
      <w:ins w:id="2752" w:author="Naomi Nash" w:date="2022-04-21T23:07:00Z">
        <w:r w:rsidRPr="00145984">
          <w:rPr>
            <w:rFonts w:cstheme="minorHAnsi"/>
            <w:b/>
            <w:bCs/>
            <w:sz w:val="24"/>
            <w:szCs w:val="24"/>
          </w:rPr>
          <w:t>Individual Contributions Breakdown</w:t>
        </w:r>
      </w:ins>
    </w:p>
    <w:p w14:paraId="5927AF25" w14:textId="49F19B9F" w:rsidR="00396F1B" w:rsidRPr="00145984" w:rsidRDefault="00396F1B">
      <w:pPr>
        <w:tabs>
          <w:tab w:val="left" w:pos="720"/>
        </w:tabs>
        <w:spacing w:line="360" w:lineRule="auto"/>
        <w:rPr>
          <w:ins w:id="2753" w:author="Naomi Nash" w:date="2022-04-21T23:09:00Z"/>
          <w:rFonts w:cstheme="minorHAnsi"/>
          <w:sz w:val="24"/>
          <w:szCs w:val="24"/>
        </w:rPr>
        <w:pPrChange w:id="2754" w:author="Naomi Nash" w:date="2022-04-21T23:10:00Z">
          <w:pPr>
            <w:tabs>
              <w:tab w:val="left" w:pos="720"/>
            </w:tabs>
          </w:pPr>
        </w:pPrChange>
      </w:pPr>
      <w:ins w:id="2755" w:author="Naomi Nash" w:date="2022-04-21T23:08:00Z">
        <w:r w:rsidRPr="00145984">
          <w:rPr>
            <w:rFonts w:cstheme="minorHAnsi"/>
            <w:sz w:val="24"/>
            <w:szCs w:val="24"/>
          </w:rPr>
          <w:tab/>
          <w:t>Naomi Nash and Daria Pacheco completed thi</w:t>
        </w:r>
        <w:r w:rsidR="000C382D" w:rsidRPr="00145984">
          <w:rPr>
            <w:rFonts w:cstheme="minorHAnsi"/>
            <w:sz w:val="24"/>
            <w:szCs w:val="24"/>
          </w:rPr>
          <w:t>s software engineering project</w:t>
        </w:r>
      </w:ins>
      <w:ins w:id="2756" w:author="Naomi Nash" w:date="2022-05-01T17:55:00Z">
        <w:r w:rsidR="0045156D" w:rsidRPr="00145984">
          <w:rPr>
            <w:rFonts w:cstheme="minorHAnsi"/>
            <w:sz w:val="24"/>
            <w:szCs w:val="24"/>
          </w:rPr>
          <w:t xml:space="preserve"> and the creation of the DripCards web application</w:t>
        </w:r>
      </w:ins>
      <w:ins w:id="2757" w:author="Naomi Nash" w:date="2022-04-21T23:08:00Z">
        <w:r w:rsidR="000C382D" w:rsidRPr="00145984">
          <w:rPr>
            <w:rFonts w:cstheme="minorHAnsi"/>
            <w:sz w:val="24"/>
            <w:szCs w:val="24"/>
          </w:rPr>
          <w:t xml:space="preserve"> as a team, with times where they worked together on portions</w:t>
        </w:r>
      </w:ins>
      <w:ins w:id="2758" w:author="Naomi Nash" w:date="2022-05-02T17:56:00Z">
        <w:r w:rsidR="004D160C">
          <w:rPr>
            <w:rFonts w:cstheme="minorHAnsi"/>
            <w:sz w:val="24"/>
            <w:szCs w:val="24"/>
          </w:rPr>
          <w:t xml:space="preserve"> of the</w:t>
        </w:r>
      </w:ins>
      <w:ins w:id="2759" w:author="Naomi Nash" w:date="2022-05-01T17:56:00Z">
        <w:r w:rsidR="004E04EF" w:rsidRPr="00145984">
          <w:rPr>
            <w:rFonts w:cstheme="minorHAnsi"/>
            <w:sz w:val="24"/>
            <w:szCs w:val="24"/>
          </w:rPr>
          <w:t xml:space="preserve"> application and project</w:t>
        </w:r>
      </w:ins>
      <w:ins w:id="2760" w:author="Naomi Nash" w:date="2022-04-21T23:08:00Z">
        <w:r w:rsidR="000C382D" w:rsidRPr="00145984">
          <w:rPr>
            <w:rFonts w:cstheme="minorHAnsi"/>
            <w:sz w:val="24"/>
            <w:szCs w:val="24"/>
          </w:rPr>
          <w:t xml:space="preserve"> </w:t>
        </w:r>
      </w:ins>
      <w:ins w:id="2761" w:author="Naomi Nash" w:date="2022-04-21T23:09:00Z">
        <w:r w:rsidR="00910F0A" w:rsidRPr="00145984">
          <w:rPr>
            <w:rFonts w:cstheme="minorHAnsi"/>
            <w:sz w:val="24"/>
            <w:szCs w:val="24"/>
          </w:rPr>
          <w:t>as well as</w:t>
        </w:r>
      </w:ins>
      <w:ins w:id="2762" w:author="Naomi Nash" w:date="2022-04-21T23:08:00Z">
        <w:r w:rsidR="000C382D" w:rsidRPr="00145984">
          <w:rPr>
            <w:rFonts w:cstheme="minorHAnsi"/>
            <w:sz w:val="24"/>
            <w:szCs w:val="24"/>
          </w:rPr>
          <w:t xml:space="preserve"> separately. The items they worked</w:t>
        </w:r>
      </w:ins>
      <w:ins w:id="2763" w:author="Naomi Nash" w:date="2022-05-02T17:56:00Z">
        <w:r w:rsidR="00030A16">
          <w:rPr>
            <w:rFonts w:cstheme="minorHAnsi"/>
            <w:sz w:val="24"/>
            <w:szCs w:val="24"/>
          </w:rPr>
          <w:t xml:space="preserve"> on</w:t>
        </w:r>
      </w:ins>
      <w:ins w:id="2764" w:author="Naomi Nash" w:date="2022-04-21T23:08:00Z">
        <w:r w:rsidR="000C382D" w:rsidRPr="00145984">
          <w:rPr>
            <w:rFonts w:cstheme="minorHAnsi"/>
            <w:sz w:val="24"/>
            <w:szCs w:val="24"/>
          </w:rPr>
          <w:t xml:space="preserve"> together include </w:t>
        </w:r>
      </w:ins>
      <w:ins w:id="2765" w:author="Naomi Nash" w:date="2022-05-01T17:58:00Z">
        <w:r w:rsidR="00C55EE9" w:rsidRPr="00145984">
          <w:rPr>
            <w:rFonts w:cstheme="minorHAnsi"/>
            <w:sz w:val="24"/>
            <w:szCs w:val="24"/>
          </w:rPr>
          <w:t>the</w:t>
        </w:r>
      </w:ins>
      <w:ins w:id="2766" w:author="Naomi Nash" w:date="2022-05-01T17:57:00Z">
        <w:r w:rsidR="009318ED" w:rsidRPr="00145984">
          <w:rPr>
            <w:rFonts w:cstheme="minorHAnsi"/>
            <w:sz w:val="24"/>
            <w:szCs w:val="24"/>
          </w:rPr>
          <w:t xml:space="preserve"> uploading </w:t>
        </w:r>
      </w:ins>
      <w:ins w:id="2767" w:author="Naomi Nash" w:date="2022-05-01T17:59:00Z">
        <w:r w:rsidR="00C55EE9" w:rsidRPr="00145984">
          <w:rPr>
            <w:rFonts w:cstheme="minorHAnsi"/>
            <w:sz w:val="24"/>
            <w:szCs w:val="24"/>
          </w:rPr>
          <w:t xml:space="preserve">of project oriented </w:t>
        </w:r>
      </w:ins>
      <w:ins w:id="2768" w:author="Naomi Nash" w:date="2022-05-01T17:57:00Z">
        <w:r w:rsidR="009318ED" w:rsidRPr="00145984">
          <w:rPr>
            <w:rFonts w:cstheme="minorHAnsi"/>
            <w:sz w:val="24"/>
            <w:szCs w:val="24"/>
          </w:rPr>
          <w:t xml:space="preserve">documents to the </w:t>
        </w:r>
        <w:r w:rsidR="007A4D55" w:rsidRPr="00145984">
          <w:rPr>
            <w:rFonts w:cstheme="minorHAnsi"/>
            <w:sz w:val="24"/>
            <w:szCs w:val="24"/>
          </w:rPr>
          <w:t>DripCards</w:t>
        </w:r>
      </w:ins>
      <w:ins w:id="2769" w:author="Naomi Nash" w:date="2022-05-01T17:58:00Z">
        <w:r w:rsidR="007A4D55" w:rsidRPr="00145984">
          <w:rPr>
            <w:rFonts w:cstheme="minorHAnsi"/>
            <w:sz w:val="24"/>
            <w:szCs w:val="24"/>
          </w:rPr>
          <w:t xml:space="preserve"> GitHub repository</w:t>
        </w:r>
        <w:r w:rsidR="00C55EE9" w:rsidRPr="00145984">
          <w:rPr>
            <w:rFonts w:cstheme="minorHAnsi"/>
            <w:sz w:val="24"/>
            <w:szCs w:val="24"/>
          </w:rPr>
          <w:t xml:space="preserve"> and</w:t>
        </w:r>
        <w:r w:rsidR="007A4D55" w:rsidRPr="00145984">
          <w:rPr>
            <w:rFonts w:cstheme="minorHAnsi"/>
            <w:sz w:val="24"/>
            <w:szCs w:val="24"/>
          </w:rPr>
          <w:t xml:space="preserve"> developing and coding the web application</w:t>
        </w:r>
      </w:ins>
      <w:ins w:id="2770" w:author="Naomi Nash" w:date="2022-05-01T17:59:00Z">
        <w:r w:rsidR="00C55EE9" w:rsidRPr="00145984">
          <w:rPr>
            <w:rFonts w:cstheme="minorHAnsi"/>
            <w:sz w:val="24"/>
            <w:szCs w:val="24"/>
          </w:rPr>
          <w:t xml:space="preserve"> in HTML. Portions of the project report that were created and developed as a team include </w:t>
        </w:r>
      </w:ins>
      <w:ins w:id="2771" w:author="Naomi Nash" w:date="2022-05-01T17:58:00Z">
        <w:r w:rsidR="007A4D55" w:rsidRPr="00145984">
          <w:rPr>
            <w:rFonts w:cstheme="minorHAnsi"/>
            <w:sz w:val="24"/>
            <w:szCs w:val="24"/>
          </w:rPr>
          <w:t xml:space="preserve">the </w:t>
        </w:r>
        <w:r w:rsidR="00C55EE9" w:rsidRPr="00145984">
          <w:rPr>
            <w:rFonts w:cstheme="minorHAnsi"/>
            <w:sz w:val="24"/>
            <w:szCs w:val="24"/>
          </w:rPr>
          <w:t xml:space="preserve">Revision History Table, Introductory Summary, </w:t>
        </w:r>
      </w:ins>
      <w:ins w:id="2772" w:author="Naomi Nash" w:date="2022-05-01T18:08:00Z">
        <w:r w:rsidR="00365BB9" w:rsidRPr="00145984">
          <w:rPr>
            <w:rFonts w:cstheme="minorHAnsi"/>
            <w:sz w:val="24"/>
            <w:szCs w:val="24"/>
          </w:rPr>
          <w:t xml:space="preserve">1.1 Purpose, </w:t>
        </w:r>
      </w:ins>
      <w:ins w:id="2773" w:author="Naomi Nash" w:date="2022-05-01T17:59:00Z">
        <w:r w:rsidR="00C55EE9" w:rsidRPr="00145984">
          <w:rPr>
            <w:rFonts w:cstheme="minorHAnsi"/>
            <w:sz w:val="24"/>
            <w:szCs w:val="24"/>
          </w:rPr>
          <w:t xml:space="preserve">1.7 User Stories, </w:t>
        </w:r>
        <w:r w:rsidR="00927E26" w:rsidRPr="00145984">
          <w:rPr>
            <w:rFonts w:cstheme="minorHAnsi"/>
            <w:sz w:val="24"/>
            <w:szCs w:val="24"/>
          </w:rPr>
          <w:t>1.8 User Stories Tasks, 2.2.1 Functional Requirements, 2.6</w:t>
        </w:r>
      </w:ins>
      <w:ins w:id="2774" w:author="Naomi Nash" w:date="2022-05-01T18:00:00Z">
        <w:r w:rsidR="00927E26" w:rsidRPr="00145984">
          <w:rPr>
            <w:rFonts w:cstheme="minorHAnsi"/>
            <w:sz w:val="24"/>
            <w:szCs w:val="24"/>
          </w:rPr>
          <w:t xml:space="preserve"> </w:t>
        </w:r>
        <w:r w:rsidR="000A291E" w:rsidRPr="00145984">
          <w:rPr>
            <w:rFonts w:cstheme="minorHAnsi"/>
            <w:sz w:val="24"/>
            <w:szCs w:val="24"/>
          </w:rPr>
          <w:t xml:space="preserve">Roles and </w:t>
        </w:r>
      </w:ins>
      <w:ins w:id="2775" w:author="Naomi Nash" w:date="2022-05-01T18:01:00Z">
        <w:r w:rsidR="000A291E" w:rsidRPr="00145984">
          <w:rPr>
            <w:rFonts w:cstheme="minorHAnsi"/>
            <w:sz w:val="24"/>
            <w:szCs w:val="24"/>
          </w:rPr>
          <w:t>Responsibilities</w:t>
        </w:r>
      </w:ins>
      <w:ins w:id="2776" w:author="Naomi Nash" w:date="2022-05-01T18:00:00Z">
        <w:r w:rsidR="000A291E" w:rsidRPr="00145984">
          <w:rPr>
            <w:rFonts w:cstheme="minorHAnsi"/>
            <w:sz w:val="24"/>
            <w:szCs w:val="24"/>
          </w:rPr>
          <w:t xml:space="preserve">, 2.15 Planning Poker Results, </w:t>
        </w:r>
      </w:ins>
      <w:ins w:id="2777" w:author="Naomi Nash" w:date="2022-05-01T22:40:00Z">
        <w:r w:rsidR="00996D3D">
          <w:rPr>
            <w:rFonts w:cstheme="minorHAnsi"/>
            <w:sz w:val="24"/>
            <w:szCs w:val="24"/>
          </w:rPr>
          <w:t xml:space="preserve">3.1 Configuration Management Rules, </w:t>
        </w:r>
      </w:ins>
      <w:ins w:id="2778" w:author="Naomi Nash" w:date="2022-05-01T18:00:00Z">
        <w:r w:rsidR="000A291E" w:rsidRPr="00145984">
          <w:rPr>
            <w:rFonts w:cstheme="minorHAnsi"/>
            <w:sz w:val="24"/>
            <w:szCs w:val="24"/>
          </w:rPr>
          <w:t>and 3.3 T</w:t>
        </w:r>
      </w:ins>
      <w:ins w:id="2779" w:author="Naomi Nash" w:date="2022-05-01T18:01:00Z">
        <w:r w:rsidR="000A291E" w:rsidRPr="00145984">
          <w:rPr>
            <w:rFonts w:cstheme="minorHAnsi"/>
            <w:sz w:val="24"/>
            <w:szCs w:val="24"/>
          </w:rPr>
          <w:t xml:space="preserve">esting Rules. </w:t>
        </w:r>
      </w:ins>
      <w:ins w:id="2780" w:author="Naomi Nash" w:date="2022-05-02T16:31:00Z">
        <w:r w:rsidR="000022C8">
          <w:rPr>
            <w:rFonts w:cstheme="minorHAnsi"/>
            <w:sz w:val="24"/>
            <w:szCs w:val="24"/>
          </w:rPr>
          <w:t>Both members also contributed to giving other teams feedback on their project items as well as editing the DripCards project items based on other team’s feedback.</w:t>
        </w:r>
      </w:ins>
    </w:p>
    <w:p w14:paraId="492D8337" w14:textId="5849E176" w:rsidR="002310E8" w:rsidRPr="00145984" w:rsidRDefault="000C382D" w:rsidP="00454F0B">
      <w:pPr>
        <w:tabs>
          <w:tab w:val="left" w:pos="720"/>
        </w:tabs>
        <w:spacing w:line="360" w:lineRule="auto"/>
        <w:rPr>
          <w:ins w:id="2781" w:author="Naomi Nash" w:date="2022-05-01T18:01:00Z"/>
          <w:rFonts w:cstheme="minorHAnsi"/>
          <w:sz w:val="24"/>
          <w:szCs w:val="24"/>
        </w:rPr>
      </w:pPr>
      <w:ins w:id="2782" w:author="Naomi Nash" w:date="2022-04-21T23:09:00Z">
        <w:r w:rsidRPr="00145984">
          <w:rPr>
            <w:rFonts w:cstheme="minorHAnsi"/>
            <w:sz w:val="24"/>
            <w:szCs w:val="24"/>
          </w:rPr>
          <w:tab/>
          <w:t>As for the items they worked separately on,</w:t>
        </w:r>
      </w:ins>
      <w:ins w:id="2783" w:author="Naomi Nash" w:date="2022-05-01T18:01:00Z">
        <w:r w:rsidR="000A291E" w:rsidRPr="00145984">
          <w:rPr>
            <w:rFonts w:cstheme="minorHAnsi"/>
            <w:sz w:val="24"/>
            <w:szCs w:val="24"/>
          </w:rPr>
          <w:t xml:space="preserve"> the portions of the project</w:t>
        </w:r>
      </w:ins>
      <w:ins w:id="2784" w:author="Naomi Nash" w:date="2022-04-21T23:09:00Z">
        <w:r w:rsidRPr="00145984">
          <w:rPr>
            <w:rFonts w:cstheme="minorHAnsi"/>
            <w:sz w:val="24"/>
            <w:szCs w:val="24"/>
          </w:rPr>
          <w:t xml:space="preserve"> Naomi </w:t>
        </w:r>
        <w:r w:rsidR="00445FF9" w:rsidRPr="00145984">
          <w:rPr>
            <w:rFonts w:cstheme="minorHAnsi"/>
            <w:sz w:val="24"/>
            <w:szCs w:val="24"/>
          </w:rPr>
          <w:t xml:space="preserve">created </w:t>
        </w:r>
      </w:ins>
      <w:ins w:id="2785" w:author="Naomi Nash" w:date="2022-05-01T18:01:00Z">
        <w:r w:rsidR="000A291E" w:rsidRPr="00145984">
          <w:rPr>
            <w:rFonts w:cstheme="minorHAnsi"/>
            <w:sz w:val="24"/>
            <w:szCs w:val="24"/>
          </w:rPr>
          <w:t xml:space="preserve">and/or worked on include </w:t>
        </w:r>
      </w:ins>
      <w:ins w:id="2786" w:author="Naomi Nash" w:date="2022-04-21T23:09:00Z">
        <w:r w:rsidR="00445FF9" w:rsidRPr="00145984">
          <w:rPr>
            <w:rFonts w:cstheme="minorHAnsi"/>
            <w:sz w:val="24"/>
            <w:szCs w:val="24"/>
          </w:rPr>
          <w:t xml:space="preserve">the </w:t>
        </w:r>
      </w:ins>
      <w:ins w:id="2787" w:author="Naomi Nash" w:date="2022-05-01T18:01:00Z">
        <w:r w:rsidR="002310E8" w:rsidRPr="00145984">
          <w:rPr>
            <w:rFonts w:cstheme="minorHAnsi"/>
            <w:sz w:val="24"/>
            <w:szCs w:val="24"/>
          </w:rPr>
          <w:t>GitHub DripCards repository creation</w:t>
        </w:r>
      </w:ins>
      <w:ins w:id="2788" w:author="Naomi Nash" w:date="2022-05-01T21:20:00Z">
        <w:r w:rsidR="001639BB" w:rsidRPr="00145984">
          <w:rPr>
            <w:rFonts w:cstheme="minorHAnsi"/>
            <w:sz w:val="24"/>
            <w:szCs w:val="24"/>
          </w:rPr>
          <w:t>, GitHub</w:t>
        </w:r>
      </w:ins>
      <w:ins w:id="2789" w:author="Naomi Nash" w:date="2022-05-01T18:01:00Z">
        <w:r w:rsidR="002310E8" w:rsidRPr="00145984">
          <w:rPr>
            <w:rFonts w:cstheme="minorHAnsi"/>
            <w:sz w:val="24"/>
            <w:szCs w:val="24"/>
          </w:rPr>
          <w:t xml:space="preserve"> </w:t>
        </w:r>
      </w:ins>
      <w:ins w:id="2790" w:author="Naomi Nash" w:date="2022-05-01T18:02:00Z">
        <w:r w:rsidR="002310E8" w:rsidRPr="00145984">
          <w:rPr>
            <w:rFonts w:cstheme="minorHAnsi"/>
            <w:sz w:val="24"/>
            <w:szCs w:val="24"/>
          </w:rPr>
          <w:t xml:space="preserve">folder </w:t>
        </w:r>
      </w:ins>
      <w:ins w:id="2791" w:author="Naomi Nash" w:date="2022-05-01T18:01:00Z">
        <w:r w:rsidR="002310E8" w:rsidRPr="00145984">
          <w:rPr>
            <w:rFonts w:cstheme="minorHAnsi"/>
            <w:sz w:val="24"/>
            <w:szCs w:val="24"/>
          </w:rPr>
          <w:t>organization</w:t>
        </w:r>
      </w:ins>
      <w:ins w:id="2792" w:author="Naomi Nash" w:date="2022-05-01T21:20:00Z">
        <w:r w:rsidR="007247B7" w:rsidRPr="00145984">
          <w:rPr>
            <w:rFonts w:cstheme="minorHAnsi"/>
            <w:sz w:val="24"/>
            <w:szCs w:val="24"/>
          </w:rPr>
          <w:t>,</w:t>
        </w:r>
      </w:ins>
      <w:ins w:id="2793" w:author="Naomi Nash" w:date="2022-05-01T18:02:00Z">
        <w:r w:rsidR="002310E8" w:rsidRPr="00145984">
          <w:rPr>
            <w:rFonts w:cstheme="minorHAnsi"/>
            <w:sz w:val="24"/>
            <w:szCs w:val="24"/>
          </w:rPr>
          <w:t xml:space="preserve"> </w:t>
        </w:r>
        <w:r w:rsidR="00F8093C" w:rsidRPr="00145984">
          <w:rPr>
            <w:rFonts w:cstheme="minorHAnsi"/>
            <w:sz w:val="24"/>
            <w:szCs w:val="24"/>
          </w:rPr>
          <w:t xml:space="preserve">as well as the parts of the report that include the </w:t>
        </w:r>
      </w:ins>
      <w:ins w:id="2794" w:author="Naomi Nash" w:date="2022-05-01T18:06:00Z">
        <w:r w:rsidR="00D85ECC" w:rsidRPr="00145984">
          <w:rPr>
            <w:rFonts w:cstheme="minorHAnsi"/>
            <w:sz w:val="24"/>
            <w:szCs w:val="24"/>
          </w:rPr>
          <w:t>c</w:t>
        </w:r>
      </w:ins>
      <w:ins w:id="2795" w:author="Naomi Nash" w:date="2022-05-01T18:02:00Z">
        <w:r w:rsidR="00F8093C" w:rsidRPr="00145984">
          <w:rPr>
            <w:rFonts w:cstheme="minorHAnsi"/>
            <w:sz w:val="24"/>
            <w:szCs w:val="24"/>
          </w:rPr>
          <w:t xml:space="preserve">over page, </w:t>
        </w:r>
      </w:ins>
      <w:ins w:id="2796" w:author="Naomi Nash" w:date="2022-05-01T18:06:00Z">
        <w:r w:rsidR="00D85ECC" w:rsidRPr="00145984">
          <w:rPr>
            <w:rFonts w:cstheme="minorHAnsi"/>
            <w:sz w:val="24"/>
            <w:szCs w:val="24"/>
          </w:rPr>
          <w:t>T</w:t>
        </w:r>
      </w:ins>
      <w:ins w:id="2797" w:author="Naomi Nash" w:date="2022-05-01T18:02:00Z">
        <w:r w:rsidR="00F8093C" w:rsidRPr="00145984">
          <w:rPr>
            <w:rFonts w:cstheme="minorHAnsi"/>
            <w:sz w:val="24"/>
            <w:szCs w:val="24"/>
          </w:rPr>
          <w:t xml:space="preserve">ables of </w:t>
        </w:r>
      </w:ins>
      <w:ins w:id="2798" w:author="Naomi Nash" w:date="2022-05-01T18:06:00Z">
        <w:r w:rsidR="00D85ECC" w:rsidRPr="00145984">
          <w:rPr>
            <w:rFonts w:cstheme="minorHAnsi"/>
            <w:sz w:val="24"/>
            <w:szCs w:val="24"/>
          </w:rPr>
          <w:t>C</w:t>
        </w:r>
      </w:ins>
      <w:ins w:id="2799" w:author="Naomi Nash" w:date="2022-05-01T18:02:00Z">
        <w:r w:rsidR="00F8093C" w:rsidRPr="00145984">
          <w:rPr>
            <w:rFonts w:cstheme="minorHAnsi"/>
            <w:sz w:val="24"/>
            <w:szCs w:val="24"/>
          </w:rPr>
          <w:t xml:space="preserve">ontents, </w:t>
        </w:r>
        <w:r w:rsidR="00443CEE" w:rsidRPr="00145984">
          <w:rPr>
            <w:rFonts w:cstheme="minorHAnsi"/>
            <w:sz w:val="24"/>
            <w:szCs w:val="24"/>
          </w:rPr>
          <w:t xml:space="preserve">1.2 Charter, 1.3 Definitions, Acronyms, </w:t>
        </w:r>
      </w:ins>
      <w:ins w:id="2800" w:author="Naomi Nash" w:date="2022-05-01T18:03:00Z">
        <w:r w:rsidR="00443CEE" w:rsidRPr="00145984">
          <w:rPr>
            <w:rFonts w:cstheme="minorHAnsi"/>
            <w:sz w:val="24"/>
            <w:szCs w:val="24"/>
          </w:rPr>
          <w:t xml:space="preserve">and Abbreviations, </w:t>
        </w:r>
        <w:r w:rsidR="00CA2359" w:rsidRPr="00145984">
          <w:rPr>
            <w:rFonts w:cstheme="minorHAnsi"/>
            <w:sz w:val="24"/>
            <w:szCs w:val="24"/>
          </w:rPr>
          <w:t xml:space="preserve">1.6 Initial Features, 2.2.3 Customer Statement of Requirements (CSR), </w:t>
        </w:r>
      </w:ins>
      <w:ins w:id="2801" w:author="Naomi Nash" w:date="2022-05-01T18:04:00Z">
        <w:r w:rsidR="00CA2359" w:rsidRPr="00145984">
          <w:rPr>
            <w:rFonts w:cstheme="minorHAnsi"/>
            <w:sz w:val="24"/>
            <w:szCs w:val="24"/>
          </w:rPr>
          <w:t xml:space="preserve">2.2.4 Stakeholder </w:t>
        </w:r>
        <w:r w:rsidR="00A43B5B" w:rsidRPr="00145984">
          <w:rPr>
            <w:rFonts w:cstheme="minorHAnsi"/>
            <w:sz w:val="24"/>
            <w:szCs w:val="24"/>
          </w:rPr>
          <w:t xml:space="preserve">Requirements, 2.4.1 Naomi Nash’s Learning Plan, 2.7 Software Diagram, 2.8 Infrastructure Diagram, 2.9 Use Case/Process Flow Diagram, </w:t>
        </w:r>
        <w:r w:rsidR="004451E1" w:rsidRPr="00145984">
          <w:rPr>
            <w:rFonts w:cstheme="minorHAnsi"/>
            <w:sz w:val="24"/>
            <w:szCs w:val="24"/>
          </w:rPr>
          <w:t xml:space="preserve">2.10 User-Based Functionality Diagram, </w:t>
        </w:r>
      </w:ins>
      <w:ins w:id="2802" w:author="Naomi Nash" w:date="2022-05-01T18:05:00Z">
        <w:r w:rsidR="004451E1" w:rsidRPr="00145984">
          <w:rPr>
            <w:rFonts w:cstheme="minorHAnsi"/>
            <w:sz w:val="24"/>
            <w:szCs w:val="24"/>
          </w:rPr>
          <w:t xml:space="preserve">2.12 Manual Upload Testing Diagram, 2.13 Automated Testing Diagram, 2.14 Sequence Diagram, 2.16 Azure Scrum Board, 2.17 Step-By-Step Visual Description of </w:t>
        </w:r>
      </w:ins>
      <w:ins w:id="2803" w:author="Naomi Nash" w:date="2022-05-01T20:24:00Z">
        <w:r w:rsidR="00184836" w:rsidRPr="00145984">
          <w:rPr>
            <w:rFonts w:cstheme="minorHAnsi"/>
            <w:sz w:val="24"/>
            <w:szCs w:val="24"/>
          </w:rPr>
          <w:t>Outfit Card</w:t>
        </w:r>
      </w:ins>
      <w:ins w:id="2804" w:author="Naomi Nash" w:date="2022-05-01T18:05:00Z">
        <w:r w:rsidR="004451E1" w:rsidRPr="00145984">
          <w:rPr>
            <w:rFonts w:cstheme="minorHAnsi"/>
            <w:sz w:val="24"/>
            <w:szCs w:val="24"/>
          </w:rPr>
          <w:t xml:space="preserve"> Creation Use Case, 2.18 Meeting Notes, 3.2 Code Rules, and the </w:t>
        </w:r>
      </w:ins>
      <w:ins w:id="2805" w:author="Naomi Nash" w:date="2022-05-01T18:06:00Z">
        <w:r w:rsidR="00D85ECC" w:rsidRPr="00145984">
          <w:rPr>
            <w:rFonts w:cstheme="minorHAnsi"/>
            <w:sz w:val="24"/>
            <w:szCs w:val="24"/>
          </w:rPr>
          <w:t>Appendix</w:t>
        </w:r>
      </w:ins>
      <w:ins w:id="2806" w:author="Naomi Nash" w:date="2022-05-01T21:20:00Z">
        <w:r w:rsidR="001639BB" w:rsidRPr="00145984">
          <w:rPr>
            <w:rFonts w:cstheme="minorHAnsi"/>
            <w:sz w:val="24"/>
            <w:szCs w:val="24"/>
          </w:rPr>
          <w:t>, as well as t</w:t>
        </w:r>
      </w:ins>
      <w:ins w:id="2807" w:author="Naomi Nash" w:date="2022-05-01T21:21:00Z">
        <w:r w:rsidR="001639BB" w:rsidRPr="00145984">
          <w:rPr>
            <w:rFonts w:cstheme="minorHAnsi"/>
            <w:sz w:val="24"/>
            <w:szCs w:val="24"/>
          </w:rPr>
          <w:t>he accompanying presentation.</w:t>
        </w:r>
      </w:ins>
    </w:p>
    <w:p w14:paraId="4C3C3917" w14:textId="22B924F3" w:rsidR="00396F1B" w:rsidRPr="00145984" w:rsidRDefault="002310E8" w:rsidP="00454F0B">
      <w:pPr>
        <w:tabs>
          <w:tab w:val="left" w:pos="720"/>
        </w:tabs>
        <w:spacing w:line="360" w:lineRule="auto"/>
        <w:rPr>
          <w:ins w:id="2808" w:author="Naomi Nash" w:date="2022-05-01T18:10:00Z"/>
          <w:rFonts w:cstheme="minorHAnsi"/>
          <w:sz w:val="24"/>
          <w:szCs w:val="24"/>
        </w:rPr>
      </w:pPr>
      <w:ins w:id="2809" w:author="Naomi Nash" w:date="2022-05-01T18:01:00Z">
        <w:r w:rsidRPr="00145984">
          <w:rPr>
            <w:rFonts w:cstheme="minorHAnsi"/>
            <w:sz w:val="24"/>
            <w:szCs w:val="24"/>
          </w:rPr>
          <w:tab/>
        </w:r>
      </w:ins>
      <w:ins w:id="2810" w:author="Naomi Nash" w:date="2022-04-21T23:09:00Z">
        <w:r w:rsidR="00445FF9" w:rsidRPr="00145984">
          <w:rPr>
            <w:rFonts w:cstheme="minorHAnsi"/>
            <w:sz w:val="24"/>
            <w:szCs w:val="24"/>
          </w:rPr>
          <w:t>Daria created</w:t>
        </w:r>
      </w:ins>
      <w:ins w:id="2811" w:author="Naomi Nash" w:date="2022-05-01T18:06:00Z">
        <w:r w:rsidR="00D85ECC" w:rsidRPr="00145984">
          <w:rPr>
            <w:rFonts w:cstheme="minorHAnsi"/>
            <w:sz w:val="24"/>
            <w:szCs w:val="24"/>
          </w:rPr>
          <w:t>/worked on the portions of the project that include</w:t>
        </w:r>
        <w:r w:rsidR="0050164B" w:rsidRPr="00145984">
          <w:rPr>
            <w:rFonts w:cstheme="minorHAnsi"/>
            <w:sz w:val="24"/>
            <w:szCs w:val="24"/>
          </w:rPr>
          <w:t xml:space="preserve"> 1.4 Personas, 2.5 Initial Scenarios, 2.1 Background Information,</w:t>
        </w:r>
      </w:ins>
      <w:ins w:id="2812" w:author="Naomi Nash" w:date="2022-05-01T18:07:00Z">
        <w:r w:rsidR="0050164B" w:rsidRPr="00145984">
          <w:rPr>
            <w:rFonts w:cstheme="minorHAnsi"/>
            <w:sz w:val="24"/>
            <w:szCs w:val="24"/>
          </w:rPr>
          <w:t xml:space="preserve"> 2.2.2 Non-Functional Requirements, 2.3 Project Plan Schedule, all diagram/visual descriptions, </w:t>
        </w:r>
        <w:r w:rsidR="00483444" w:rsidRPr="00145984">
          <w:rPr>
            <w:rFonts w:cstheme="minorHAnsi"/>
            <w:sz w:val="24"/>
            <w:szCs w:val="24"/>
          </w:rPr>
          <w:t>2.4.1 Daria Pacheco’s Learning Plan, 2.5 Data Dictionary, and 2.11 Database Diagram.</w:t>
        </w:r>
      </w:ins>
    </w:p>
    <w:p w14:paraId="016609DB" w14:textId="6CB36BDF" w:rsidR="000914A5" w:rsidRPr="00145984" w:rsidRDefault="000914A5">
      <w:pPr>
        <w:tabs>
          <w:tab w:val="left" w:pos="720"/>
        </w:tabs>
        <w:spacing w:line="360" w:lineRule="auto"/>
        <w:rPr>
          <w:rFonts w:cstheme="minorHAnsi"/>
        </w:rPr>
        <w:pPrChange w:id="2813" w:author="Naomi Nash" w:date="2022-04-21T23:10:00Z">
          <w:pPr>
            <w:tabs>
              <w:tab w:val="left" w:pos="1395"/>
            </w:tabs>
          </w:pPr>
        </w:pPrChange>
      </w:pPr>
      <w:ins w:id="2814" w:author="Naomi Nash" w:date="2022-05-01T18:10:00Z">
        <w:r w:rsidRPr="00145984">
          <w:rPr>
            <w:rFonts w:cstheme="minorHAnsi"/>
            <w:sz w:val="24"/>
            <w:szCs w:val="24"/>
          </w:rPr>
          <w:lastRenderedPageBreak/>
          <w:tab/>
          <w:t>As this was a team project, it is important to note that ideas may have been passed between both Naomi and Daria for each portion of the project, even if one was specifically created/written/developed by one</w:t>
        </w:r>
      </w:ins>
      <w:ins w:id="2815" w:author="Naomi Nash" w:date="2022-05-02T17:58:00Z">
        <w:r w:rsidR="008579DE">
          <w:rPr>
            <w:rFonts w:cstheme="minorHAnsi"/>
            <w:sz w:val="24"/>
            <w:szCs w:val="24"/>
          </w:rPr>
          <w:t xml:space="preserve"> team member</w:t>
        </w:r>
      </w:ins>
      <w:ins w:id="2816" w:author="Naomi Nash" w:date="2022-05-01T18:10:00Z">
        <w:r w:rsidRPr="00145984">
          <w:rPr>
            <w:rFonts w:cstheme="minorHAnsi"/>
            <w:sz w:val="24"/>
            <w:szCs w:val="24"/>
          </w:rPr>
          <w:t xml:space="preserve"> or the other. </w:t>
        </w:r>
      </w:ins>
    </w:p>
    <w:sectPr w:rsidR="000914A5" w:rsidRPr="00145984">
      <w:headerReference w:type="default" r:id="rId2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2" w:author="Naomi Nash" w:date="2022-04-18T22:18:00Z" w:initials="NN">
    <w:p w14:paraId="22E4C718" w14:textId="77777777" w:rsidR="00DD1962" w:rsidRDefault="00DD1962" w:rsidP="00717206">
      <w:pPr>
        <w:pStyle w:val="CommentText"/>
      </w:pPr>
      <w:r>
        <w:rPr>
          <w:rStyle w:val="CommentReference"/>
        </w:rPr>
        <w:annotationRef/>
      </w:r>
      <w:r>
        <w:t>Include team charter in this section</w:t>
      </w:r>
    </w:p>
  </w:comment>
  <w:comment w:id="863" w:author="Naomi Nash" w:date="2022-04-18T22:59:00Z" w:initials="NN">
    <w:p w14:paraId="25751096" w14:textId="77777777" w:rsidR="008864AC" w:rsidRDefault="008864AC" w:rsidP="00717206">
      <w:pPr>
        <w:pStyle w:val="CommentText"/>
      </w:pPr>
      <w:r>
        <w:rPr>
          <w:rStyle w:val="CommentReference"/>
        </w:rPr>
        <w:annotationRef/>
      </w:r>
      <w:r>
        <w:t>Added team charter as 1.2 of section</w:t>
      </w:r>
    </w:p>
  </w:comment>
  <w:comment w:id="875" w:author="Daria Pacheco" w:date="2022-04-18T22:17:00Z" w:initials="DP">
    <w:p w14:paraId="7A063575" w14:textId="3DB69FB3" w:rsidR="532F267D" w:rsidRDefault="532F267D">
      <w:pPr>
        <w:pStyle w:val="CommentText"/>
      </w:pPr>
      <w:r>
        <w:t>add personas, typical person using website</w:t>
      </w:r>
      <w:r>
        <w:rPr>
          <w:rStyle w:val="CommentReference"/>
        </w:rPr>
        <w:annotationRef/>
      </w:r>
    </w:p>
  </w:comment>
  <w:comment w:id="903" w:author="Naomi Nash" w:date="2022-04-18T22:19:00Z" w:initials="NN">
    <w:p w14:paraId="50821D26" w14:textId="77777777" w:rsidR="0072371C" w:rsidRDefault="0072371C" w:rsidP="00717206">
      <w:pPr>
        <w:pStyle w:val="CommentText"/>
      </w:pPr>
      <w:r>
        <w:rPr>
          <w:rStyle w:val="CommentReference"/>
        </w:rPr>
        <w:annotationRef/>
      </w:r>
      <w:r>
        <w:t>Reformat to look more formal</w:t>
      </w:r>
    </w:p>
  </w:comment>
  <w:comment w:id="904" w:author="Naomi Nash" w:date="2022-04-18T23:09:00Z" w:initials="NN">
    <w:p w14:paraId="488B699F" w14:textId="77777777" w:rsidR="00C45787" w:rsidRDefault="00C45787" w:rsidP="00717206">
      <w:pPr>
        <w:pStyle w:val="CommentText"/>
      </w:pPr>
      <w:r>
        <w:rPr>
          <w:rStyle w:val="CommentReference"/>
        </w:rPr>
        <w:annotationRef/>
      </w:r>
      <w:r>
        <w:t>Reformatted and added more definitions</w:t>
      </w:r>
    </w:p>
  </w:comment>
  <w:comment w:id="979" w:author="Daria Pacheco" w:date="2022-04-18T22:11:00Z" w:initials="DP">
    <w:p w14:paraId="7BB25E8A" w14:textId="275FE27D" w:rsidR="16090D18" w:rsidRDefault="16090D18">
      <w:pPr>
        <w:pStyle w:val="CommentText"/>
      </w:pPr>
      <w:r>
        <w:t>more details, add objective</w:t>
      </w:r>
      <w:r>
        <w:rPr>
          <w:rStyle w:val="CommentReference"/>
        </w:rPr>
        <w:annotationRef/>
      </w:r>
    </w:p>
  </w:comment>
  <w:comment w:id="1010" w:author="Naomi Nash" w:date="2022-04-18T22:18:00Z" w:initials="NN">
    <w:p w14:paraId="1DCB9420" w14:textId="77777777" w:rsidR="00DD1962" w:rsidRDefault="00DD1962" w:rsidP="00717206">
      <w:pPr>
        <w:pStyle w:val="CommentText"/>
      </w:pPr>
      <w:r>
        <w:rPr>
          <w:rStyle w:val="CommentReference"/>
        </w:rPr>
        <w:annotationRef/>
      </w:r>
      <w:r>
        <w:t>More details</w:t>
      </w:r>
    </w:p>
  </w:comment>
  <w:comment w:id="1011" w:author="Naomi Nash" w:date="2022-04-18T23:15:00Z" w:initials="NN">
    <w:p w14:paraId="5B412D64" w14:textId="77777777" w:rsidR="006D6877" w:rsidRDefault="006D6877" w:rsidP="00717206">
      <w:pPr>
        <w:pStyle w:val="CommentText"/>
      </w:pPr>
      <w:r>
        <w:rPr>
          <w:rStyle w:val="CommentReference"/>
        </w:rPr>
        <w:annotationRef/>
      </w:r>
      <w:r>
        <w:t>Features edited and others were added</w:t>
      </w:r>
    </w:p>
  </w:comment>
  <w:comment w:id="1068" w:author="Naomi Nash" w:date="2022-04-18T22:19:00Z" w:initials="NN">
    <w:p w14:paraId="5BBF076E" w14:textId="77777777" w:rsidR="00F557B5" w:rsidRDefault="00F557B5" w:rsidP="00717206">
      <w:pPr>
        <w:pStyle w:val="CommentText"/>
      </w:pPr>
      <w:r>
        <w:rPr>
          <w:rStyle w:val="CommentReference"/>
        </w:rPr>
        <w:annotationRef/>
      </w:r>
      <w:r>
        <w:t>Make more in depth, add details and formality</w:t>
      </w:r>
    </w:p>
  </w:comment>
  <w:comment w:id="1069" w:author="Naomi Nash" w:date="2022-04-18T23:32:00Z" w:initials="NN">
    <w:p w14:paraId="052C5866" w14:textId="77777777" w:rsidR="00C71410" w:rsidRDefault="00C71410" w:rsidP="00717206">
      <w:pPr>
        <w:pStyle w:val="CommentText"/>
      </w:pPr>
      <w:r>
        <w:rPr>
          <w:rStyle w:val="CommentReference"/>
        </w:rPr>
        <w:annotationRef/>
      </w:r>
      <w:r>
        <w:t>Added more details to the user stories</w:t>
      </w:r>
    </w:p>
  </w:comment>
  <w:comment w:id="1486" w:author="Daria Pacheco" w:date="2022-04-18T22:34:00Z" w:initials="DP">
    <w:p w14:paraId="17C4F107" w14:textId="37C8C497" w:rsidR="7683CC3A" w:rsidRDefault="7683CC3A">
      <w:pPr>
        <w:pStyle w:val="CommentText"/>
      </w:pPr>
      <w:r>
        <w:t>add more information</w:t>
      </w:r>
      <w:r>
        <w:rPr>
          <w:rStyle w:val="CommentReference"/>
        </w:rPr>
        <w:annotationRef/>
      </w:r>
    </w:p>
  </w:comment>
  <w:comment w:id="1487" w:author="Daria Pacheco" w:date="2022-04-18T23:40:00Z" w:initials="DP">
    <w:p w14:paraId="432DA157" w14:textId="08EC1AFD" w:rsidR="10EC2F20" w:rsidRDefault="10EC2F20">
      <w:pPr>
        <w:pStyle w:val="CommentText"/>
      </w:pPr>
      <w:r>
        <w:t>edited</w:t>
      </w:r>
      <w:r>
        <w:rPr>
          <w:rStyle w:val="CommentReference"/>
        </w:rPr>
        <w:annotationRef/>
      </w:r>
    </w:p>
  </w:comment>
  <w:comment w:id="1541" w:author="Naomi Nash" w:date="2022-04-18T22:20:00Z" w:initials="NN">
    <w:p w14:paraId="6D62E8B8" w14:textId="77777777" w:rsidR="00737662" w:rsidRDefault="00737662" w:rsidP="00717206">
      <w:pPr>
        <w:pStyle w:val="CommentText"/>
      </w:pPr>
      <w:r>
        <w:rPr>
          <w:rStyle w:val="CommentReference"/>
        </w:rPr>
        <w:annotationRef/>
      </w:r>
      <w:r>
        <w:t>Change levels to match scrum session</w:t>
      </w:r>
    </w:p>
  </w:comment>
  <w:comment w:id="1538" w:author="Daria Pacheco" w:date="2022-04-18T23:31:00Z" w:initials="DP">
    <w:p w14:paraId="6C52D463" w14:textId="0ADC6FFB" w:rsidR="33E74918" w:rsidRDefault="33E74918">
      <w:pPr>
        <w:pStyle w:val="CommentText"/>
      </w:pPr>
      <w:r>
        <w:t>edited</w:t>
      </w:r>
      <w:r>
        <w:rPr>
          <w:rStyle w:val="CommentReference"/>
        </w:rPr>
        <w:annotationRef/>
      </w:r>
    </w:p>
  </w:comment>
  <w:comment w:id="1679" w:author="Naomi Nash" w:date="2022-05-01T17:38:00Z" w:initials="NN">
    <w:p w14:paraId="13406743" w14:textId="77777777" w:rsidR="00AB1376" w:rsidRDefault="00AB1376" w:rsidP="00360183">
      <w:pPr>
        <w:pStyle w:val="CommentText"/>
      </w:pPr>
      <w:r>
        <w:rPr>
          <w:rStyle w:val="CommentReference"/>
        </w:rPr>
        <w:annotationRef/>
      </w:r>
      <w:r>
        <w:t>If we italize here, we should in the other requirements too</w:t>
      </w:r>
    </w:p>
  </w:comment>
  <w:comment w:id="1680" w:author="Naomi Nash" w:date="2022-05-02T17:32:00Z" w:initials="NN">
    <w:p w14:paraId="0AC3D1D6" w14:textId="77777777" w:rsidR="00EC01FD" w:rsidRDefault="00EC01FD" w:rsidP="00B83D33">
      <w:pPr>
        <w:pStyle w:val="CommentText"/>
      </w:pPr>
      <w:r>
        <w:rPr>
          <w:rStyle w:val="CommentReference"/>
        </w:rPr>
        <w:annotationRef/>
      </w:r>
      <w:r>
        <w:t>Solved</w:t>
      </w:r>
    </w:p>
  </w:comment>
  <w:comment w:id="1848" w:author="Naomi Nash" w:date="2022-04-22T22:06:00Z" w:initials="NN">
    <w:p w14:paraId="6B65BEF6" w14:textId="1555B6CB" w:rsidR="00056A67" w:rsidRDefault="00056A67" w:rsidP="004248B1">
      <w:pPr>
        <w:pStyle w:val="CommentText"/>
      </w:pPr>
      <w:r>
        <w:rPr>
          <w:rStyle w:val="CommentReference"/>
        </w:rPr>
        <w:annotationRef/>
      </w:r>
      <w:r>
        <w:rPr>
          <w:color w:val="494C4E"/>
        </w:rPr>
        <w:t>not written from the developer’s perspective, describing the features of the planned</w:t>
      </w:r>
    </w:p>
  </w:comment>
  <w:comment w:id="1849" w:author="Naomi Nash" w:date="2022-04-22T22:07:00Z" w:initials="NN">
    <w:p w14:paraId="04CB72AB" w14:textId="77777777" w:rsidR="00D330DA" w:rsidRDefault="00D330DA">
      <w:pPr>
        <w:pStyle w:val="CommentText"/>
      </w:pPr>
      <w:r>
        <w:rPr>
          <w:rStyle w:val="CommentReference"/>
        </w:rPr>
        <w:annotationRef/>
      </w:r>
      <w:r>
        <w:rPr>
          <w:color w:val="494C4E"/>
        </w:rPr>
        <w:t>Make Sure you use the following template:</w:t>
      </w:r>
    </w:p>
    <w:p w14:paraId="0BFACF35" w14:textId="77777777" w:rsidR="00D330DA" w:rsidRDefault="00D330DA">
      <w:pPr>
        <w:pStyle w:val="CommentText"/>
      </w:pPr>
      <w:r>
        <w:rPr>
          <w:color w:val="494C4E"/>
        </w:rPr>
        <w:t>"As a ___ (who) I want to ___ (action) So That ___ (goal)</w:t>
      </w:r>
    </w:p>
    <w:p w14:paraId="2FEBE9DD" w14:textId="77777777" w:rsidR="00D330DA" w:rsidRDefault="00D330DA" w:rsidP="004248B1">
      <w:pPr>
        <w:rPr>
          <w:sz w:val="20"/>
          <w:szCs w:val="20"/>
        </w:rPr>
      </w:pPr>
      <w:r>
        <w:rPr>
          <w:color w:val="494C4E"/>
        </w:rPr>
        <w:t>Describe the problem that your customer is facing and his or her suggestions about</w:t>
      </w:r>
    </w:p>
    <w:p w14:paraId="08779350" w14:textId="77777777" w:rsidR="00D330DA" w:rsidRDefault="00D330DA" w:rsidP="004248B1">
      <w:pPr>
        <w:pStyle w:val="CommentText"/>
      </w:pPr>
      <w:r>
        <w:rPr>
          <w:color w:val="494C4E"/>
        </w:rPr>
        <w:t>how a software system could help</w:t>
      </w:r>
    </w:p>
  </w:comment>
  <w:comment w:id="1914" w:author="Naomi Nash" w:date="2022-04-24T17:34:00Z" w:initials="NN">
    <w:p w14:paraId="58447502" w14:textId="77777777" w:rsidR="00AB3293" w:rsidRDefault="00AB3293" w:rsidP="002E4BE4">
      <w:pPr>
        <w:pStyle w:val="CommentText"/>
      </w:pPr>
      <w:r>
        <w:rPr>
          <w:rStyle w:val="CommentReference"/>
        </w:rPr>
        <w:annotationRef/>
      </w:r>
      <w:r>
        <w:t>"describing the features of the planned system" Is it okay if the features are different from the ones that are listed previously to avoid over explaining, or should these be added to any where features are discussed?</w:t>
      </w:r>
    </w:p>
  </w:comment>
  <w:comment w:id="1995" w:author="Naomi Nash" w:date="2022-04-18T22:21:00Z" w:initials="NN">
    <w:p w14:paraId="3250800E" w14:textId="5549A3F8" w:rsidR="004768D8" w:rsidRDefault="004768D8" w:rsidP="00717206">
      <w:pPr>
        <w:pStyle w:val="CommentText"/>
      </w:pPr>
      <w:r>
        <w:rPr>
          <w:rStyle w:val="CommentReference"/>
        </w:rPr>
        <w:annotationRef/>
      </w:r>
      <w:r>
        <w:t>reformat</w:t>
      </w:r>
    </w:p>
  </w:comment>
  <w:comment w:id="1996" w:author="Daria Pacheco" w:date="2022-04-18T23:40:00Z" w:initials="DP">
    <w:p w14:paraId="42BBADB2" w14:textId="596F6A6D" w:rsidR="10EC2F20" w:rsidRDefault="10EC2F20">
      <w:pPr>
        <w:pStyle w:val="CommentText"/>
      </w:pPr>
      <w:r>
        <w:t>edited</w:t>
      </w:r>
      <w:r>
        <w:rPr>
          <w:rStyle w:val="CommentReference"/>
        </w:rPr>
        <w:annotationRef/>
      </w:r>
    </w:p>
  </w:comment>
  <w:comment w:id="2021" w:author="Daria Pacheco" w:date="2022-04-18T22:22:00Z" w:initials="DP">
    <w:p w14:paraId="2EA5248E" w14:textId="4B371FF2" w:rsidR="4EA8015C" w:rsidRDefault="4EA8015C">
      <w:pPr>
        <w:pStyle w:val="CommentText"/>
      </w:pPr>
      <w:r>
        <w:t>????</w:t>
      </w:r>
      <w:r>
        <w:rPr>
          <w:rStyle w:val="CommentReference"/>
        </w:rPr>
        <w:annotationRef/>
      </w:r>
    </w:p>
  </w:comment>
  <w:comment w:id="2022" w:author="Naomi Nash" w:date="2022-04-18T23:39:00Z" w:initials="NN">
    <w:p w14:paraId="2726BB09" w14:textId="77777777" w:rsidR="0042222C" w:rsidRDefault="00144CBE" w:rsidP="001C0D35">
      <w:pPr>
        <w:pStyle w:val="CommentText"/>
      </w:pPr>
      <w:r>
        <w:rPr>
          <w:rStyle w:val="CommentReference"/>
        </w:rPr>
        <w:annotationRef/>
      </w:r>
      <w:r w:rsidR="0042222C">
        <w:t>Edited by Daria</w:t>
      </w:r>
    </w:p>
  </w:comment>
  <w:comment w:id="2092" w:author="Daria Pacheco" w:date="2022-04-18T22:33:00Z" w:initials="DP">
    <w:p w14:paraId="1C9AD8B4" w14:textId="0DE75129" w:rsidR="309E1370" w:rsidRDefault="309E1370">
      <w:pPr>
        <w:pStyle w:val="CommentText"/>
      </w:pPr>
      <w:r>
        <w:t>review responsibilities</w:t>
      </w:r>
      <w:r>
        <w:rPr>
          <w:rStyle w:val="CommentReference"/>
        </w:rPr>
        <w:annotationRef/>
      </w:r>
    </w:p>
  </w:comment>
  <w:comment w:id="2093" w:author="Daria Pacheco" w:date="2022-04-18T23:21:00Z" w:initials="DP">
    <w:p w14:paraId="28E99487" w14:textId="2D9395CC" w:rsidR="5F411705" w:rsidRDefault="5F411705">
      <w:pPr>
        <w:pStyle w:val="CommentText"/>
      </w:pPr>
      <w:r>
        <w:t>edited</w:t>
      </w:r>
      <w:r>
        <w:rPr>
          <w:rStyle w:val="CommentReference"/>
        </w:rPr>
        <w:annotationRef/>
      </w:r>
    </w:p>
  </w:comment>
  <w:comment w:id="2130" w:author="Naomi Nash" w:date="2022-04-29T23:35:00Z" w:initials="NN">
    <w:p w14:paraId="65376B60" w14:textId="77777777" w:rsidR="00D352B3" w:rsidRDefault="00D352B3" w:rsidP="00D352B3">
      <w:pPr>
        <w:pStyle w:val="CommentText"/>
      </w:pPr>
      <w:r>
        <w:rPr>
          <w:rStyle w:val="CommentReference"/>
        </w:rPr>
        <w:annotationRef/>
      </w:r>
      <w:r>
        <w:t>Most updated version of diagram</w:t>
      </w:r>
    </w:p>
  </w:comment>
  <w:comment w:id="2140" w:author="Naomi Nash" w:date="2022-04-29T23:35:00Z" w:initials="NN">
    <w:p w14:paraId="4ADDBFEF" w14:textId="77777777" w:rsidR="00D352B3" w:rsidRDefault="00D352B3" w:rsidP="00D352B3">
      <w:pPr>
        <w:pStyle w:val="CommentText"/>
      </w:pPr>
      <w:r>
        <w:rPr>
          <w:rStyle w:val="CommentReference"/>
        </w:rPr>
        <w:annotationRef/>
      </w:r>
      <w:r>
        <w:t>Most updated version of diagram</w:t>
      </w:r>
    </w:p>
  </w:comment>
  <w:comment w:id="2162" w:author="Naomi Nash" w:date="2022-04-29T23:35:00Z" w:initials="NN">
    <w:p w14:paraId="55A0C4F1" w14:textId="77777777" w:rsidR="00D352B3" w:rsidRDefault="00D352B3" w:rsidP="00D352B3">
      <w:pPr>
        <w:pStyle w:val="CommentText"/>
      </w:pPr>
      <w:r>
        <w:rPr>
          <w:rStyle w:val="CommentReference"/>
        </w:rPr>
        <w:annotationRef/>
      </w:r>
      <w:r>
        <w:t>Most updated version of diagram</w:t>
      </w:r>
    </w:p>
  </w:comment>
  <w:comment w:id="2178" w:author="Naomi Nash" w:date="2022-04-29T23:35:00Z" w:initials="NN">
    <w:p w14:paraId="237BCB07" w14:textId="77777777" w:rsidR="00D352B3" w:rsidRDefault="00D352B3" w:rsidP="00D352B3">
      <w:pPr>
        <w:pStyle w:val="CommentText"/>
      </w:pPr>
      <w:r>
        <w:rPr>
          <w:rStyle w:val="CommentReference"/>
        </w:rPr>
        <w:annotationRef/>
      </w:r>
      <w:r>
        <w:t>Most updated version of diagram</w:t>
      </w:r>
    </w:p>
  </w:comment>
  <w:comment w:id="2204" w:author="Naomi Nash" w:date="2022-04-29T23:36:00Z" w:initials="NN">
    <w:p w14:paraId="7E1DE973" w14:textId="77777777" w:rsidR="00D352B3" w:rsidRDefault="00D352B3" w:rsidP="00D352B3">
      <w:pPr>
        <w:pStyle w:val="CommentText"/>
      </w:pPr>
      <w:r>
        <w:rPr>
          <w:rStyle w:val="CommentReference"/>
        </w:rPr>
        <w:annotationRef/>
      </w:r>
      <w:r>
        <w:t>Most updated version of diagram</w:t>
      </w:r>
    </w:p>
  </w:comment>
  <w:comment w:id="2221" w:author="Naomi Nash" w:date="2022-04-29T23:36:00Z" w:initials="NN">
    <w:p w14:paraId="62360643" w14:textId="77777777" w:rsidR="00D352B3" w:rsidRDefault="00D352B3" w:rsidP="00D352B3">
      <w:pPr>
        <w:pStyle w:val="CommentText"/>
      </w:pPr>
      <w:r>
        <w:rPr>
          <w:rStyle w:val="CommentReference"/>
        </w:rPr>
        <w:annotationRef/>
      </w:r>
      <w:r>
        <w:t>Most updated version of diagram</w:t>
      </w:r>
    </w:p>
  </w:comment>
  <w:comment w:id="2246" w:author="Naomi Nash" w:date="2022-04-29T23:36:00Z" w:initials="NN">
    <w:p w14:paraId="5B678B1A" w14:textId="77777777" w:rsidR="00D352B3" w:rsidRDefault="00D352B3" w:rsidP="00D352B3">
      <w:pPr>
        <w:pStyle w:val="CommentText"/>
      </w:pPr>
      <w:r>
        <w:rPr>
          <w:rStyle w:val="CommentReference"/>
        </w:rPr>
        <w:annotationRef/>
      </w:r>
      <w:r>
        <w:t>Most updated version of diagram</w:t>
      </w:r>
    </w:p>
  </w:comment>
  <w:comment w:id="2285" w:author="Naomi Nash" w:date="2022-04-29T23:36:00Z" w:initials="NN">
    <w:p w14:paraId="13B02E49" w14:textId="77777777" w:rsidR="00D352B3" w:rsidRDefault="00D352B3" w:rsidP="00D352B3">
      <w:pPr>
        <w:pStyle w:val="CommentText"/>
      </w:pPr>
      <w:r>
        <w:rPr>
          <w:rStyle w:val="CommentReference"/>
        </w:rPr>
        <w:annotationRef/>
      </w:r>
      <w:r>
        <w:t>Most updated version of diagram</w:t>
      </w:r>
    </w:p>
  </w:comment>
  <w:comment w:id="2396" w:author="Naomi Nash" w:date="2022-04-18T22:25:00Z" w:initials="NN">
    <w:p w14:paraId="0ABA4572" w14:textId="68EC7411" w:rsidR="0069418A" w:rsidRDefault="0069418A" w:rsidP="00717206">
      <w:pPr>
        <w:pStyle w:val="CommentText"/>
      </w:pPr>
      <w:r>
        <w:rPr>
          <w:rStyle w:val="CommentReference"/>
        </w:rPr>
        <w:annotationRef/>
      </w:r>
      <w:r>
        <w:t>Make on same page</w:t>
      </w:r>
    </w:p>
  </w:comment>
  <w:comment w:id="2397" w:author="Daria Pacheco" w:date="2022-04-18T23:31:00Z" w:initials="DP">
    <w:p w14:paraId="2C8967C5" w14:textId="387E4FB2" w:rsidR="6481B73C" w:rsidRDefault="6481B73C">
      <w:pPr>
        <w:pStyle w:val="CommentText"/>
      </w:pPr>
      <w:r>
        <w:t>edited</w:t>
      </w:r>
      <w:r>
        <w:rPr>
          <w:rStyle w:val="CommentReference"/>
        </w:rPr>
        <w:annotationRef/>
      </w:r>
    </w:p>
  </w:comment>
  <w:comment w:id="2486" w:author="Daria Pacheco" w:date="2022-04-18T22:32:00Z" w:initials="DP">
    <w:p w14:paraId="380791FD" w14:textId="2C969C8D" w:rsidR="60EC02C1" w:rsidRDefault="60EC02C1">
      <w:pPr>
        <w:pStyle w:val="CommentText"/>
      </w:pPr>
      <w:r>
        <w:t>add rules around commits</w:t>
      </w:r>
      <w:r>
        <w:rPr>
          <w:rStyle w:val="CommentReference"/>
        </w:rPr>
        <w:annotationRef/>
      </w:r>
    </w:p>
  </w:comment>
  <w:comment w:id="2487" w:author="Daria Pacheco" w:date="2022-04-18T23:21:00Z" w:initials="DP">
    <w:p w14:paraId="1127737F" w14:textId="4FD42D15" w:rsidR="1E6C3E69" w:rsidRDefault="1E6C3E69">
      <w:pPr>
        <w:pStyle w:val="CommentText"/>
      </w:pPr>
      <w:r>
        <w:t>edited</w:t>
      </w:r>
      <w:r>
        <w:rPr>
          <w:rStyle w:val="CommentReference"/>
        </w:rPr>
        <w:annotationRef/>
      </w:r>
    </w:p>
  </w:comment>
  <w:comment w:id="2483" w:author="Naomi Nash" w:date="2022-04-18T22:26:00Z" w:initials="NN">
    <w:p w14:paraId="50DC08FC" w14:textId="77777777" w:rsidR="006519F0" w:rsidRDefault="006519F0" w:rsidP="00717206">
      <w:pPr>
        <w:pStyle w:val="CommentText"/>
      </w:pPr>
      <w:r>
        <w:rPr>
          <w:rStyle w:val="CommentReference"/>
        </w:rPr>
        <w:annotationRef/>
      </w:r>
      <w:r>
        <w:t>Read through and edit</w:t>
      </w:r>
    </w:p>
  </w:comment>
  <w:comment w:id="2484" w:author="Daria Pacheco" w:date="2022-04-18T23:31:00Z" w:initials="DP">
    <w:p w14:paraId="6659F707" w14:textId="61656983" w:rsidR="19A317B1" w:rsidRDefault="19A317B1">
      <w:pPr>
        <w:pStyle w:val="CommentText"/>
      </w:pPr>
      <w:r>
        <w:t>edited</w:t>
      </w:r>
      <w:r>
        <w:rPr>
          <w:rStyle w:val="CommentReference"/>
        </w:rPr>
        <w:annotationRef/>
      </w:r>
    </w:p>
  </w:comment>
  <w:comment w:id="2488" w:author="Naomi Nash" w:date="2022-04-18T22:25:00Z" w:initials="NN">
    <w:p w14:paraId="14B1AAAD" w14:textId="2451798D" w:rsidR="00B62055" w:rsidRDefault="00B62055" w:rsidP="00717206">
      <w:pPr>
        <w:pStyle w:val="CommentText"/>
      </w:pPr>
      <w:r>
        <w:rPr>
          <w:rStyle w:val="CommentReference"/>
        </w:rPr>
        <w:annotationRef/>
      </w:r>
      <w:r>
        <w:t>Update with current usage</w:t>
      </w:r>
    </w:p>
  </w:comment>
  <w:comment w:id="2489" w:author="Daria Pacheco" w:date="2022-04-18T23:33:00Z" w:initials="DP">
    <w:p w14:paraId="4DB6EBFE" w14:textId="7164CDB6" w:rsidR="3BF1C385" w:rsidRDefault="3BF1C385">
      <w:pPr>
        <w:pStyle w:val="CommentText"/>
      </w:pPr>
      <w:r>
        <w:t>edited</w:t>
      </w:r>
      <w:r>
        <w:rPr>
          <w:rStyle w:val="CommentReference"/>
        </w:rPr>
        <w:annotationRef/>
      </w:r>
    </w:p>
  </w:comment>
  <w:comment w:id="2529" w:author="Daria Pacheco" w:date="2022-04-18T22:36:00Z" w:initials="DP">
    <w:p w14:paraId="655026B1" w14:textId="7DA8A60E" w:rsidR="3E9D241C" w:rsidRDefault="3E9D241C">
      <w:pPr>
        <w:pStyle w:val="CommentText"/>
      </w:pPr>
      <w:r>
        <w:t>update workflow</w:t>
      </w:r>
      <w:r>
        <w:rPr>
          <w:rStyle w:val="CommentReference"/>
        </w:rPr>
        <w:annotationRef/>
      </w:r>
    </w:p>
  </w:comment>
  <w:comment w:id="2530" w:author="Daria Pacheco" w:date="2022-04-18T23:28:00Z" w:initials="DP">
    <w:p w14:paraId="49BE4E7E" w14:textId="603FEBFF" w:rsidR="62C00C96" w:rsidRDefault="62C00C96">
      <w:pPr>
        <w:pStyle w:val="CommentText"/>
      </w:pPr>
      <w:r>
        <w:t>edited</w:t>
      </w:r>
      <w:r>
        <w:rPr>
          <w:rStyle w:val="CommentReference"/>
        </w:rPr>
        <w:annotationRef/>
      </w:r>
    </w:p>
  </w:comment>
  <w:comment w:id="2542" w:author="Naomi Nash" w:date="2022-04-18T22:27:00Z" w:initials="NN">
    <w:p w14:paraId="48BA6B92" w14:textId="77777777" w:rsidR="00524EB1" w:rsidRDefault="00524EB1" w:rsidP="00717206">
      <w:pPr>
        <w:pStyle w:val="CommentText"/>
      </w:pPr>
      <w:r>
        <w:rPr>
          <w:rStyle w:val="CommentReference"/>
        </w:rPr>
        <w:annotationRef/>
      </w:r>
      <w:r>
        <w:t>Edit with updated scenario</w:t>
      </w:r>
    </w:p>
  </w:comment>
  <w:comment w:id="2543" w:author="Daria Pacheco" w:date="2022-04-18T23:33:00Z" w:initials="DP">
    <w:p w14:paraId="67A0E180" w14:textId="7FC13375" w:rsidR="7CFE16DF" w:rsidRDefault="7CFE16DF">
      <w:pPr>
        <w:pStyle w:val="CommentText"/>
      </w:pPr>
      <w:r>
        <w:t>edited</w:t>
      </w:r>
      <w:r>
        <w:rPr>
          <w:rStyle w:val="CommentReference"/>
        </w:rPr>
        <w:annotationRef/>
      </w:r>
    </w:p>
  </w:comment>
  <w:comment w:id="2545" w:author="Daria Pacheco" w:date="2022-04-18T22:32:00Z" w:initials="DP">
    <w:p w14:paraId="4848740D" w14:textId="1AA9CC69" w:rsidR="118670E6" w:rsidRDefault="118670E6">
      <w:pPr>
        <w:pStyle w:val="CommentText"/>
      </w:pPr>
      <w:r>
        <w:t>review</w:t>
      </w:r>
      <w:r>
        <w:rPr>
          <w:rStyle w:val="CommentReference"/>
        </w:rPr>
        <w:annotationRef/>
      </w:r>
    </w:p>
  </w:comment>
  <w:comment w:id="2546" w:author="Daria Pacheco" w:date="2022-04-18T23:18:00Z" w:initials="DP">
    <w:p w14:paraId="4DEAF2F7" w14:textId="783FA6B9" w:rsidR="50371442" w:rsidRDefault="50371442">
      <w:pPr>
        <w:pStyle w:val="CommentText"/>
      </w:pPr>
      <w:r>
        <w:t>edited</w:t>
      </w:r>
      <w:r>
        <w:rPr>
          <w:rStyle w:val="CommentReference"/>
        </w:rPr>
        <w:annotationRef/>
      </w:r>
    </w:p>
  </w:comment>
  <w:comment w:id="2616" w:author="Naomi Nash" w:date="2022-04-18T22:27:00Z" w:initials="NN">
    <w:p w14:paraId="34788247" w14:textId="77777777" w:rsidR="00524EB1" w:rsidRDefault="00524EB1" w:rsidP="00717206">
      <w:pPr>
        <w:pStyle w:val="CommentText"/>
      </w:pPr>
      <w:r>
        <w:rPr>
          <w:rStyle w:val="CommentReference"/>
        </w:rPr>
        <w:annotationRef/>
      </w:r>
      <w:r>
        <w:t>Edit with updated scenario</w:t>
      </w:r>
    </w:p>
  </w:comment>
  <w:comment w:id="2617" w:author="Daria Pacheco" w:date="2022-04-18T23:33:00Z" w:initials="DP">
    <w:p w14:paraId="526A0926" w14:textId="0EB97C60" w:rsidR="7CFE16DF" w:rsidRDefault="7CFE16DF">
      <w:pPr>
        <w:pStyle w:val="CommentText"/>
      </w:pPr>
      <w:r>
        <w:t>edited</w:t>
      </w:r>
      <w:r>
        <w:rPr>
          <w:rStyle w:val="CommentReference"/>
        </w:rPr>
        <w:annotationRef/>
      </w:r>
    </w:p>
  </w:comment>
  <w:comment w:id="2674" w:author="Daria Pacheco" w:date="2022-04-18T22:35:00Z" w:initials="DP">
    <w:p w14:paraId="3D516D7B" w14:textId="4B37634D" w:rsidR="78B76B51" w:rsidRDefault="78B76B51">
      <w:pPr>
        <w:pStyle w:val="CommentText"/>
      </w:pPr>
      <w:r>
        <w:t>review</w:t>
      </w:r>
      <w:r>
        <w:rPr>
          <w:rStyle w:val="CommentReference"/>
        </w:rPr>
        <w:annotationRef/>
      </w:r>
    </w:p>
  </w:comment>
  <w:comment w:id="2675" w:author="Daria Pacheco" w:date="2022-04-18T23:15:00Z" w:initials="DP">
    <w:p w14:paraId="4BE5CAA9" w14:textId="7C101B5D" w:rsidR="6E5BF0F3" w:rsidRDefault="6E5BF0F3">
      <w:pPr>
        <w:pStyle w:val="CommentText"/>
      </w:pPr>
      <w:r>
        <w:t>edited</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E4C718" w15:done="0"/>
  <w15:commentEx w15:paraId="25751096" w15:paraIdParent="22E4C718" w15:done="0"/>
  <w15:commentEx w15:paraId="7A063575" w15:done="0"/>
  <w15:commentEx w15:paraId="50821D26" w15:done="0"/>
  <w15:commentEx w15:paraId="488B699F" w15:paraIdParent="50821D26" w15:done="0"/>
  <w15:commentEx w15:paraId="7BB25E8A" w15:done="0"/>
  <w15:commentEx w15:paraId="1DCB9420" w15:done="0"/>
  <w15:commentEx w15:paraId="5B412D64" w15:paraIdParent="1DCB9420" w15:done="0"/>
  <w15:commentEx w15:paraId="5BBF076E" w15:done="0"/>
  <w15:commentEx w15:paraId="052C5866" w15:paraIdParent="5BBF076E" w15:done="0"/>
  <w15:commentEx w15:paraId="17C4F107" w15:done="0"/>
  <w15:commentEx w15:paraId="432DA157" w15:paraIdParent="17C4F107" w15:done="0"/>
  <w15:commentEx w15:paraId="6D62E8B8" w15:done="0"/>
  <w15:commentEx w15:paraId="6C52D463" w15:paraIdParent="6D62E8B8" w15:done="0"/>
  <w15:commentEx w15:paraId="13406743" w15:done="0"/>
  <w15:commentEx w15:paraId="0AC3D1D6" w15:paraIdParent="13406743" w15:done="0"/>
  <w15:commentEx w15:paraId="6B65BEF6" w15:done="0"/>
  <w15:commentEx w15:paraId="08779350" w15:paraIdParent="6B65BEF6" w15:done="0"/>
  <w15:commentEx w15:paraId="58447502" w15:done="0"/>
  <w15:commentEx w15:paraId="3250800E" w15:done="0"/>
  <w15:commentEx w15:paraId="42BBADB2" w15:paraIdParent="3250800E" w15:done="0"/>
  <w15:commentEx w15:paraId="2EA5248E" w15:done="0"/>
  <w15:commentEx w15:paraId="2726BB09" w15:paraIdParent="2EA5248E" w15:done="0"/>
  <w15:commentEx w15:paraId="1C9AD8B4" w15:done="0"/>
  <w15:commentEx w15:paraId="28E99487" w15:paraIdParent="1C9AD8B4" w15:done="0"/>
  <w15:commentEx w15:paraId="65376B60" w15:done="0"/>
  <w15:commentEx w15:paraId="4ADDBFEF" w15:done="0"/>
  <w15:commentEx w15:paraId="55A0C4F1" w15:done="0"/>
  <w15:commentEx w15:paraId="237BCB07" w15:done="0"/>
  <w15:commentEx w15:paraId="7E1DE973" w15:done="0"/>
  <w15:commentEx w15:paraId="62360643" w15:done="0"/>
  <w15:commentEx w15:paraId="5B678B1A" w15:done="0"/>
  <w15:commentEx w15:paraId="13B02E49" w15:done="0"/>
  <w15:commentEx w15:paraId="0ABA4572" w15:done="0"/>
  <w15:commentEx w15:paraId="2C8967C5" w15:paraIdParent="0ABA4572" w15:done="0"/>
  <w15:commentEx w15:paraId="380791FD" w15:done="0"/>
  <w15:commentEx w15:paraId="1127737F" w15:paraIdParent="380791FD" w15:done="0"/>
  <w15:commentEx w15:paraId="50DC08FC" w15:done="0"/>
  <w15:commentEx w15:paraId="6659F707" w15:paraIdParent="50DC08FC" w15:done="0"/>
  <w15:commentEx w15:paraId="14B1AAAD" w15:done="0"/>
  <w15:commentEx w15:paraId="4DB6EBFE" w15:paraIdParent="14B1AAAD" w15:done="0"/>
  <w15:commentEx w15:paraId="655026B1" w15:done="0"/>
  <w15:commentEx w15:paraId="49BE4E7E" w15:paraIdParent="655026B1" w15:done="0"/>
  <w15:commentEx w15:paraId="48BA6B92" w15:done="0"/>
  <w15:commentEx w15:paraId="67A0E180" w15:paraIdParent="48BA6B92" w15:done="0"/>
  <w15:commentEx w15:paraId="4848740D" w15:done="0"/>
  <w15:commentEx w15:paraId="4DEAF2F7" w15:paraIdParent="4848740D" w15:done="0"/>
  <w15:commentEx w15:paraId="34788247" w15:done="0"/>
  <w15:commentEx w15:paraId="526A0926" w15:paraIdParent="34788247" w15:done="0"/>
  <w15:commentEx w15:paraId="3D516D7B" w15:done="0"/>
  <w15:commentEx w15:paraId="4BE5CAA9" w15:paraIdParent="3D516D7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86223" w16cex:dateUtc="2022-04-19T02:18:00Z"/>
  <w16cex:commentExtensible w16cex:durableId="26086BCF" w16cex:dateUtc="2022-04-19T02:59:00Z"/>
  <w16cex:commentExtensible w16cex:durableId="456D41C2" w16cex:dateUtc="2022-04-19T02:17:00Z"/>
  <w16cex:commentExtensible w16cex:durableId="26086254" w16cex:dateUtc="2022-04-19T02:19:00Z"/>
  <w16cex:commentExtensible w16cex:durableId="26086E46" w16cex:dateUtc="2022-04-19T03:09:00Z"/>
  <w16cex:commentExtensible w16cex:durableId="06A2E764" w16cex:dateUtc="2022-04-19T02:11:00Z"/>
  <w16cex:commentExtensible w16cex:durableId="26086238" w16cex:dateUtc="2022-04-19T02:18:00Z"/>
  <w16cex:commentExtensible w16cex:durableId="26086F77" w16cex:dateUtc="2022-04-19T03:15:00Z"/>
  <w16cex:commentExtensible w16cex:durableId="26086271" w16cex:dateUtc="2022-04-19T02:19:00Z"/>
  <w16cex:commentExtensible w16cex:durableId="26087386" w16cex:dateUtc="2022-04-19T03:32:00Z"/>
  <w16cex:commentExtensible w16cex:durableId="6B59F3B0" w16cex:dateUtc="2022-04-19T02:34:00Z"/>
  <w16cex:commentExtensible w16cex:durableId="3587F5FC" w16cex:dateUtc="2022-04-19T03:40:00Z"/>
  <w16cex:commentExtensible w16cex:durableId="260862AE" w16cex:dateUtc="2022-04-19T02:20:00Z"/>
  <w16cex:commentExtensible w16cex:durableId="1BDD09A2" w16cex:dateUtc="2022-04-19T03:31:00Z"/>
  <w16cex:commentExtensible w16cex:durableId="26194432" w16cex:dateUtc="2022-05-01T21:38:00Z"/>
  <w16cex:commentExtensible w16cex:durableId="261A9422" w16cex:dateUtc="2022-05-02T21:32:00Z"/>
  <w16cex:commentExtensible w16cex:durableId="260DA56D" w16cex:dateUtc="2022-04-23T02:06:00Z"/>
  <w16cex:commentExtensible w16cex:durableId="260DA5BC" w16cex:dateUtc="2022-04-23T02:07:00Z"/>
  <w16cex:commentExtensible w16cex:durableId="2610089D" w16cex:dateUtc="2022-04-24T21:34:00Z"/>
  <w16cex:commentExtensible w16cex:durableId="260862D0" w16cex:dateUtc="2022-04-19T02:21:00Z"/>
  <w16cex:commentExtensible w16cex:durableId="2DB9216E" w16cex:dateUtc="2022-04-19T03:40:00Z"/>
  <w16cex:commentExtensible w16cex:durableId="1D66A4B7" w16cex:dateUtc="2022-04-19T02:22:00Z"/>
  <w16cex:commentExtensible w16cex:durableId="26087525" w16cex:dateUtc="2022-04-19T03:39:00Z"/>
  <w16cex:commentExtensible w16cex:durableId="05071A64" w16cex:dateUtc="2022-04-19T02:33:00Z"/>
  <w16cex:commentExtensible w16cex:durableId="636B7FD2" w16cex:dateUtc="2022-04-19T03:21:00Z"/>
  <w16cex:commentExtensible w16cex:durableId="2616F4C9" w16cex:dateUtc="2022-04-30T03:35:00Z"/>
  <w16cex:commentExtensible w16cex:durableId="2616F4D1" w16cex:dateUtc="2022-04-30T03:35:00Z"/>
  <w16cex:commentExtensible w16cex:durableId="2616F4D8" w16cex:dateUtc="2022-04-30T03:35:00Z"/>
  <w16cex:commentExtensible w16cex:durableId="2616F4DE" w16cex:dateUtc="2022-04-30T03:35:00Z"/>
  <w16cex:commentExtensible w16cex:durableId="2616F4E5" w16cex:dateUtc="2022-04-30T03:36:00Z"/>
  <w16cex:commentExtensible w16cex:durableId="2616F4EB" w16cex:dateUtc="2022-04-30T03:36:00Z"/>
  <w16cex:commentExtensible w16cex:durableId="2616F4F0" w16cex:dateUtc="2022-04-30T03:36:00Z"/>
  <w16cex:commentExtensible w16cex:durableId="2616F4FE" w16cex:dateUtc="2022-04-30T03:36:00Z"/>
  <w16cex:commentExtensible w16cex:durableId="260863C8" w16cex:dateUtc="2022-04-19T02:25:00Z"/>
  <w16cex:commentExtensible w16cex:durableId="4C3019CA" w16cex:dateUtc="2022-04-19T03:31:00Z"/>
  <w16cex:commentExtensible w16cex:durableId="52DE682D" w16cex:dateUtc="2022-04-19T02:32:00Z"/>
  <w16cex:commentExtensible w16cex:durableId="5434171F" w16cex:dateUtc="2022-04-19T03:21:00Z"/>
  <w16cex:commentExtensible w16cex:durableId="2608640F" w16cex:dateUtc="2022-04-19T02:26:00Z"/>
  <w16cex:commentExtensible w16cex:durableId="23149EC0" w16cex:dateUtc="2022-04-19T03:31:00Z"/>
  <w16cex:commentExtensible w16cex:durableId="260863EE" w16cex:dateUtc="2022-04-19T02:25:00Z"/>
  <w16cex:commentExtensible w16cex:durableId="679C885F" w16cex:dateUtc="2022-04-19T03:33:00Z"/>
  <w16cex:commentExtensible w16cex:durableId="1FFF39EA" w16cex:dateUtc="2022-04-19T02:36:00Z"/>
  <w16cex:commentExtensible w16cex:durableId="56579CBC" w16cex:dateUtc="2022-04-19T03:28:00Z"/>
  <w16cex:commentExtensible w16cex:durableId="2608645E" w16cex:dateUtc="2022-04-19T02:27:00Z"/>
  <w16cex:commentExtensible w16cex:durableId="228071CC" w16cex:dateUtc="2022-04-19T03:33:00Z"/>
  <w16cex:commentExtensible w16cex:durableId="6671729B" w16cex:dateUtc="2022-04-19T02:32:00Z"/>
  <w16cex:commentExtensible w16cex:durableId="6957330F" w16cex:dateUtc="2022-04-19T03:18:00Z"/>
  <w16cex:commentExtensible w16cex:durableId="2608646D" w16cex:dateUtc="2022-04-19T02:27:00Z"/>
  <w16cex:commentExtensible w16cex:durableId="736F9227" w16cex:dateUtc="2022-04-19T03:33:00Z"/>
  <w16cex:commentExtensible w16cex:durableId="50FF88C3" w16cex:dateUtc="2022-04-19T02:35:00Z"/>
  <w16cex:commentExtensible w16cex:durableId="195681C6" w16cex:dateUtc="2022-04-19T0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E4C718" w16cid:durableId="26086223"/>
  <w16cid:commentId w16cid:paraId="25751096" w16cid:durableId="26086BCF"/>
  <w16cid:commentId w16cid:paraId="7A063575" w16cid:durableId="456D41C2"/>
  <w16cid:commentId w16cid:paraId="50821D26" w16cid:durableId="26086254"/>
  <w16cid:commentId w16cid:paraId="488B699F" w16cid:durableId="26086E46"/>
  <w16cid:commentId w16cid:paraId="7BB25E8A" w16cid:durableId="06A2E764"/>
  <w16cid:commentId w16cid:paraId="1DCB9420" w16cid:durableId="26086238"/>
  <w16cid:commentId w16cid:paraId="5B412D64" w16cid:durableId="26086F77"/>
  <w16cid:commentId w16cid:paraId="5BBF076E" w16cid:durableId="26086271"/>
  <w16cid:commentId w16cid:paraId="052C5866" w16cid:durableId="26087386"/>
  <w16cid:commentId w16cid:paraId="17C4F107" w16cid:durableId="6B59F3B0"/>
  <w16cid:commentId w16cid:paraId="432DA157" w16cid:durableId="3587F5FC"/>
  <w16cid:commentId w16cid:paraId="6D62E8B8" w16cid:durableId="260862AE"/>
  <w16cid:commentId w16cid:paraId="6C52D463" w16cid:durableId="1BDD09A2"/>
  <w16cid:commentId w16cid:paraId="13406743" w16cid:durableId="26194432"/>
  <w16cid:commentId w16cid:paraId="0AC3D1D6" w16cid:durableId="261A9422"/>
  <w16cid:commentId w16cid:paraId="6B65BEF6" w16cid:durableId="260DA56D"/>
  <w16cid:commentId w16cid:paraId="08779350" w16cid:durableId="260DA5BC"/>
  <w16cid:commentId w16cid:paraId="58447502" w16cid:durableId="2610089D"/>
  <w16cid:commentId w16cid:paraId="3250800E" w16cid:durableId="260862D0"/>
  <w16cid:commentId w16cid:paraId="42BBADB2" w16cid:durableId="2DB9216E"/>
  <w16cid:commentId w16cid:paraId="2EA5248E" w16cid:durableId="1D66A4B7"/>
  <w16cid:commentId w16cid:paraId="2726BB09" w16cid:durableId="26087525"/>
  <w16cid:commentId w16cid:paraId="1C9AD8B4" w16cid:durableId="05071A64"/>
  <w16cid:commentId w16cid:paraId="28E99487" w16cid:durableId="636B7FD2"/>
  <w16cid:commentId w16cid:paraId="65376B60" w16cid:durableId="2616F4C9"/>
  <w16cid:commentId w16cid:paraId="4ADDBFEF" w16cid:durableId="2616F4D1"/>
  <w16cid:commentId w16cid:paraId="55A0C4F1" w16cid:durableId="2616F4D8"/>
  <w16cid:commentId w16cid:paraId="237BCB07" w16cid:durableId="2616F4DE"/>
  <w16cid:commentId w16cid:paraId="7E1DE973" w16cid:durableId="2616F4E5"/>
  <w16cid:commentId w16cid:paraId="62360643" w16cid:durableId="2616F4EB"/>
  <w16cid:commentId w16cid:paraId="5B678B1A" w16cid:durableId="2616F4F0"/>
  <w16cid:commentId w16cid:paraId="13B02E49" w16cid:durableId="2616F4FE"/>
  <w16cid:commentId w16cid:paraId="0ABA4572" w16cid:durableId="260863C8"/>
  <w16cid:commentId w16cid:paraId="2C8967C5" w16cid:durableId="4C3019CA"/>
  <w16cid:commentId w16cid:paraId="380791FD" w16cid:durableId="52DE682D"/>
  <w16cid:commentId w16cid:paraId="1127737F" w16cid:durableId="5434171F"/>
  <w16cid:commentId w16cid:paraId="50DC08FC" w16cid:durableId="2608640F"/>
  <w16cid:commentId w16cid:paraId="6659F707" w16cid:durableId="23149EC0"/>
  <w16cid:commentId w16cid:paraId="14B1AAAD" w16cid:durableId="260863EE"/>
  <w16cid:commentId w16cid:paraId="4DB6EBFE" w16cid:durableId="679C885F"/>
  <w16cid:commentId w16cid:paraId="655026B1" w16cid:durableId="1FFF39EA"/>
  <w16cid:commentId w16cid:paraId="49BE4E7E" w16cid:durableId="56579CBC"/>
  <w16cid:commentId w16cid:paraId="48BA6B92" w16cid:durableId="2608645E"/>
  <w16cid:commentId w16cid:paraId="67A0E180" w16cid:durableId="228071CC"/>
  <w16cid:commentId w16cid:paraId="4848740D" w16cid:durableId="6671729B"/>
  <w16cid:commentId w16cid:paraId="4DEAF2F7" w16cid:durableId="6957330F"/>
  <w16cid:commentId w16cid:paraId="34788247" w16cid:durableId="2608646D"/>
  <w16cid:commentId w16cid:paraId="526A0926" w16cid:durableId="736F9227"/>
  <w16cid:commentId w16cid:paraId="3D516D7B" w16cid:durableId="50FF88C3"/>
  <w16cid:commentId w16cid:paraId="4BE5CAA9" w16cid:durableId="195681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F8CB4" w14:textId="77777777" w:rsidR="00812737" w:rsidRDefault="00812737" w:rsidP="0017570D">
      <w:pPr>
        <w:spacing w:after="0" w:line="240" w:lineRule="auto"/>
      </w:pPr>
      <w:r>
        <w:separator/>
      </w:r>
    </w:p>
  </w:endnote>
  <w:endnote w:type="continuationSeparator" w:id="0">
    <w:p w14:paraId="61DFBFBA" w14:textId="77777777" w:rsidR="00812737" w:rsidRDefault="00812737" w:rsidP="0017570D">
      <w:pPr>
        <w:spacing w:after="0" w:line="240" w:lineRule="auto"/>
      </w:pPr>
      <w:r>
        <w:continuationSeparator/>
      </w:r>
    </w:p>
  </w:endnote>
  <w:endnote w:type="continuationNotice" w:id="1">
    <w:p w14:paraId="0E07FA14" w14:textId="77777777" w:rsidR="00812737" w:rsidRDefault="0081273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AA61C" w14:textId="77777777" w:rsidR="00812737" w:rsidRDefault="00812737" w:rsidP="0017570D">
      <w:pPr>
        <w:spacing w:after="0" w:line="240" w:lineRule="auto"/>
      </w:pPr>
      <w:r>
        <w:separator/>
      </w:r>
    </w:p>
  </w:footnote>
  <w:footnote w:type="continuationSeparator" w:id="0">
    <w:p w14:paraId="4307B396" w14:textId="77777777" w:rsidR="00812737" w:rsidRDefault="00812737" w:rsidP="0017570D">
      <w:pPr>
        <w:spacing w:after="0" w:line="240" w:lineRule="auto"/>
      </w:pPr>
      <w:r>
        <w:continuationSeparator/>
      </w:r>
    </w:p>
  </w:footnote>
  <w:footnote w:type="continuationNotice" w:id="1">
    <w:p w14:paraId="146588DD" w14:textId="77777777" w:rsidR="00812737" w:rsidRDefault="0081273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155E4" w14:textId="02C7A1D8" w:rsidR="00FB7255" w:rsidRDefault="00FB7255">
    <w:pPr>
      <w:pStyle w:val="Header"/>
      <w:rPr>
        <w:ins w:id="2817" w:author="Naomi Nash" w:date="2022-04-21T22:18:00Z"/>
      </w:rPr>
      <w:pPrChange w:id="2818" w:author="Naomi Nash" w:date="2022-04-21T22:18:00Z">
        <w:pPr>
          <w:pStyle w:val="Header"/>
          <w:jc w:val="right"/>
        </w:pPr>
      </w:pPrChange>
    </w:pPr>
    <w:ins w:id="2819" w:author="Naomi Nash" w:date="2022-04-21T22:18:00Z">
      <w:r>
        <w:t xml:space="preserve">COM-430 (Software Engineering) Project – Group 5 - </w:t>
      </w:r>
    </w:ins>
    <w:ins w:id="2820" w:author="Naomi Nash" w:date="2022-05-01T20:24:00Z">
      <w:r w:rsidR="00184836">
        <w:t>DripCards</w:t>
      </w:r>
    </w:ins>
    <w:ins w:id="2821" w:author="Naomi Nash" w:date="2022-04-21T22:18:00Z">
      <w:r>
        <w:tab/>
      </w:r>
    </w:ins>
    <w:ins w:id="2822" w:author="Naomi Nash" w:date="2022-04-21T22:21:00Z">
      <w:r w:rsidR="00B67B66">
        <w:t xml:space="preserve"> </w:t>
      </w:r>
    </w:ins>
    <w:ins w:id="2823" w:author="Naomi Nash" w:date="2022-04-21T22:18:00Z">
      <w:r>
        <w:t xml:space="preserve"> </w:t>
      </w:r>
    </w:ins>
    <w:customXmlInsRangeStart w:id="2824" w:author="Naomi Nash" w:date="2022-04-21T22:18:00Z"/>
    <w:sdt>
      <w:sdtPr>
        <w:id w:val="1478497148"/>
        <w:docPartObj>
          <w:docPartGallery w:val="Page Numbers (Top of Page)"/>
          <w:docPartUnique/>
        </w:docPartObj>
      </w:sdtPr>
      <w:sdtEndPr>
        <w:rPr>
          <w:noProof/>
        </w:rPr>
      </w:sdtEndPr>
      <w:sdtContent>
        <w:customXmlInsRangeEnd w:id="2824"/>
        <w:ins w:id="2825" w:author="Naomi Nash" w:date="2022-04-21T22:18:00Z">
          <w:r>
            <w:fldChar w:fldCharType="begin"/>
          </w:r>
          <w:r>
            <w:instrText xml:space="preserve"> PAGE   \* MERGEFORMAT </w:instrText>
          </w:r>
          <w:r>
            <w:fldChar w:fldCharType="separate"/>
          </w:r>
          <w:r>
            <w:rPr>
              <w:noProof/>
            </w:rPr>
            <w:t>2</w:t>
          </w:r>
          <w:r>
            <w:rPr>
              <w:noProof/>
            </w:rPr>
            <w:fldChar w:fldCharType="end"/>
          </w:r>
        </w:ins>
        <w:customXmlInsRangeStart w:id="2826" w:author="Naomi Nash" w:date="2022-04-21T22:18:00Z"/>
      </w:sdtContent>
    </w:sdt>
    <w:customXmlInsRangeEnd w:id="2826"/>
  </w:p>
  <w:p w14:paraId="19869371" w14:textId="5E58898A" w:rsidR="0017570D" w:rsidRDefault="0017570D" w:rsidP="0017570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7BD3"/>
    <w:multiLevelType w:val="hybridMultilevel"/>
    <w:tmpl w:val="442A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CD3D1E"/>
    <w:multiLevelType w:val="hybridMultilevel"/>
    <w:tmpl w:val="1626F28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6C1CC2"/>
    <w:multiLevelType w:val="hybridMultilevel"/>
    <w:tmpl w:val="30B2AB68"/>
    <w:lvl w:ilvl="0" w:tplc="04090011">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3" w15:restartNumberingAfterBreak="0">
    <w:nsid w:val="178F76B3"/>
    <w:multiLevelType w:val="hybridMultilevel"/>
    <w:tmpl w:val="FFFFFFFF"/>
    <w:lvl w:ilvl="0" w:tplc="EFA89A3C">
      <w:start w:val="1"/>
      <w:numFmt w:val="decimal"/>
      <w:lvlText w:val="%1."/>
      <w:lvlJc w:val="left"/>
      <w:pPr>
        <w:ind w:left="720" w:hanging="360"/>
      </w:pPr>
    </w:lvl>
    <w:lvl w:ilvl="1" w:tplc="66449A2C">
      <w:start w:val="1"/>
      <w:numFmt w:val="lowerLetter"/>
      <w:lvlText w:val="%2."/>
      <w:lvlJc w:val="left"/>
      <w:pPr>
        <w:ind w:left="1440" w:hanging="360"/>
      </w:pPr>
    </w:lvl>
    <w:lvl w:ilvl="2" w:tplc="2392F96C">
      <w:start w:val="1"/>
      <w:numFmt w:val="lowerRoman"/>
      <w:lvlText w:val="%3."/>
      <w:lvlJc w:val="right"/>
      <w:pPr>
        <w:ind w:left="2160" w:hanging="180"/>
      </w:pPr>
    </w:lvl>
    <w:lvl w:ilvl="3" w:tplc="5260C4AA">
      <w:start w:val="1"/>
      <w:numFmt w:val="decimal"/>
      <w:lvlText w:val="%4."/>
      <w:lvlJc w:val="left"/>
      <w:pPr>
        <w:ind w:left="2880" w:hanging="360"/>
      </w:pPr>
    </w:lvl>
    <w:lvl w:ilvl="4" w:tplc="3062A5F0">
      <w:start w:val="1"/>
      <w:numFmt w:val="lowerLetter"/>
      <w:lvlText w:val="%5."/>
      <w:lvlJc w:val="left"/>
      <w:pPr>
        <w:ind w:left="3600" w:hanging="360"/>
      </w:pPr>
    </w:lvl>
    <w:lvl w:ilvl="5" w:tplc="82B026EA">
      <w:start w:val="1"/>
      <w:numFmt w:val="lowerRoman"/>
      <w:lvlText w:val="%6."/>
      <w:lvlJc w:val="right"/>
      <w:pPr>
        <w:ind w:left="4320" w:hanging="180"/>
      </w:pPr>
    </w:lvl>
    <w:lvl w:ilvl="6" w:tplc="29A6281E">
      <w:start w:val="1"/>
      <w:numFmt w:val="decimal"/>
      <w:lvlText w:val="%7."/>
      <w:lvlJc w:val="left"/>
      <w:pPr>
        <w:ind w:left="5040" w:hanging="360"/>
      </w:pPr>
    </w:lvl>
    <w:lvl w:ilvl="7" w:tplc="90A46ED6">
      <w:start w:val="1"/>
      <w:numFmt w:val="lowerLetter"/>
      <w:lvlText w:val="%8."/>
      <w:lvlJc w:val="left"/>
      <w:pPr>
        <w:ind w:left="5760" w:hanging="360"/>
      </w:pPr>
    </w:lvl>
    <w:lvl w:ilvl="8" w:tplc="8FA429E8">
      <w:start w:val="1"/>
      <w:numFmt w:val="lowerRoman"/>
      <w:lvlText w:val="%9."/>
      <w:lvlJc w:val="right"/>
      <w:pPr>
        <w:ind w:left="6480" w:hanging="180"/>
      </w:pPr>
    </w:lvl>
  </w:abstractNum>
  <w:abstractNum w:abstractNumId="4" w15:restartNumberingAfterBreak="0">
    <w:nsid w:val="194C2133"/>
    <w:multiLevelType w:val="hybridMultilevel"/>
    <w:tmpl w:val="9A1006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0A7D20"/>
    <w:multiLevelType w:val="hybridMultilevel"/>
    <w:tmpl w:val="1D2A20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67FD1"/>
    <w:multiLevelType w:val="hybridMultilevel"/>
    <w:tmpl w:val="712E6E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E608E8"/>
    <w:multiLevelType w:val="hybridMultilevel"/>
    <w:tmpl w:val="B9B4D62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A7304B1"/>
    <w:multiLevelType w:val="hybridMultilevel"/>
    <w:tmpl w:val="69D48352"/>
    <w:lvl w:ilvl="0" w:tplc="58FC430A">
      <w:start w:val="1"/>
      <w:numFmt w:val="bullet"/>
      <w:lvlText w:val="▫"/>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3418BE"/>
    <w:multiLevelType w:val="hybridMultilevel"/>
    <w:tmpl w:val="FFFFFFFF"/>
    <w:lvl w:ilvl="0" w:tplc="A85A2826">
      <w:start w:val="1"/>
      <w:numFmt w:val="decimal"/>
      <w:lvlText w:val="%1."/>
      <w:lvlJc w:val="left"/>
      <w:pPr>
        <w:ind w:left="720" w:hanging="360"/>
      </w:pPr>
    </w:lvl>
    <w:lvl w:ilvl="1" w:tplc="918E6242">
      <w:start w:val="1"/>
      <w:numFmt w:val="lowerLetter"/>
      <w:lvlText w:val="%2."/>
      <w:lvlJc w:val="left"/>
      <w:pPr>
        <w:ind w:left="1440" w:hanging="360"/>
      </w:pPr>
    </w:lvl>
    <w:lvl w:ilvl="2" w:tplc="140A38FC">
      <w:start w:val="1"/>
      <w:numFmt w:val="lowerRoman"/>
      <w:lvlText w:val="%3."/>
      <w:lvlJc w:val="right"/>
      <w:pPr>
        <w:ind w:left="2160" w:hanging="180"/>
      </w:pPr>
    </w:lvl>
    <w:lvl w:ilvl="3" w:tplc="67DCC586">
      <w:start w:val="1"/>
      <w:numFmt w:val="decimal"/>
      <w:lvlText w:val="%4."/>
      <w:lvlJc w:val="left"/>
      <w:pPr>
        <w:ind w:left="2880" w:hanging="360"/>
      </w:pPr>
    </w:lvl>
    <w:lvl w:ilvl="4" w:tplc="1D88593C">
      <w:start w:val="1"/>
      <w:numFmt w:val="lowerLetter"/>
      <w:lvlText w:val="%5."/>
      <w:lvlJc w:val="left"/>
      <w:pPr>
        <w:ind w:left="3600" w:hanging="360"/>
      </w:pPr>
    </w:lvl>
    <w:lvl w:ilvl="5" w:tplc="A486381C">
      <w:start w:val="1"/>
      <w:numFmt w:val="lowerRoman"/>
      <w:lvlText w:val="%6."/>
      <w:lvlJc w:val="right"/>
      <w:pPr>
        <w:ind w:left="4320" w:hanging="180"/>
      </w:pPr>
    </w:lvl>
    <w:lvl w:ilvl="6" w:tplc="D2360EEC">
      <w:start w:val="1"/>
      <w:numFmt w:val="decimal"/>
      <w:lvlText w:val="%7."/>
      <w:lvlJc w:val="left"/>
      <w:pPr>
        <w:ind w:left="5040" w:hanging="360"/>
      </w:pPr>
    </w:lvl>
    <w:lvl w:ilvl="7" w:tplc="D3B8E78C">
      <w:start w:val="1"/>
      <w:numFmt w:val="lowerLetter"/>
      <w:lvlText w:val="%8."/>
      <w:lvlJc w:val="left"/>
      <w:pPr>
        <w:ind w:left="5760" w:hanging="360"/>
      </w:pPr>
    </w:lvl>
    <w:lvl w:ilvl="8" w:tplc="71380BC2">
      <w:start w:val="1"/>
      <w:numFmt w:val="lowerRoman"/>
      <w:lvlText w:val="%9."/>
      <w:lvlJc w:val="right"/>
      <w:pPr>
        <w:ind w:left="6480" w:hanging="180"/>
      </w:pPr>
    </w:lvl>
  </w:abstractNum>
  <w:abstractNum w:abstractNumId="10" w15:restartNumberingAfterBreak="0">
    <w:nsid w:val="46770F30"/>
    <w:multiLevelType w:val="hybridMultilevel"/>
    <w:tmpl w:val="78A4C4E2"/>
    <w:lvl w:ilvl="0" w:tplc="46C6A5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0A50A9"/>
    <w:multiLevelType w:val="hybridMultilevel"/>
    <w:tmpl w:val="77DE11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F79A0"/>
    <w:multiLevelType w:val="hybridMultilevel"/>
    <w:tmpl w:val="6764F104"/>
    <w:lvl w:ilvl="0" w:tplc="58FC430A">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5738A3"/>
    <w:multiLevelType w:val="hybridMultilevel"/>
    <w:tmpl w:val="294477EC"/>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50A3790"/>
    <w:multiLevelType w:val="hybridMultilevel"/>
    <w:tmpl w:val="A812518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B993DF6"/>
    <w:multiLevelType w:val="hybridMultilevel"/>
    <w:tmpl w:val="A428254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AAC11AA"/>
    <w:multiLevelType w:val="hybridMultilevel"/>
    <w:tmpl w:val="C59CA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D35452"/>
    <w:multiLevelType w:val="hybridMultilevel"/>
    <w:tmpl w:val="4ACE2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832328"/>
    <w:multiLevelType w:val="hybridMultilevel"/>
    <w:tmpl w:val="EEDAD35C"/>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9" w15:restartNumberingAfterBreak="0">
    <w:nsid w:val="7A927FC6"/>
    <w:multiLevelType w:val="hybridMultilevel"/>
    <w:tmpl w:val="FFFFFFFF"/>
    <w:lvl w:ilvl="0" w:tplc="58FC430A">
      <w:start w:val="1"/>
      <w:numFmt w:val="bullet"/>
      <w:lvlText w:val="▫"/>
      <w:lvlJc w:val="left"/>
      <w:pPr>
        <w:ind w:left="720" w:hanging="360"/>
      </w:pPr>
      <w:rPr>
        <w:rFonts w:ascii="Courier New" w:hAnsi="Courier New" w:hint="default"/>
      </w:rPr>
    </w:lvl>
    <w:lvl w:ilvl="1" w:tplc="470877AE">
      <w:start w:val="1"/>
      <w:numFmt w:val="bullet"/>
      <w:lvlText w:val="o"/>
      <w:lvlJc w:val="left"/>
      <w:pPr>
        <w:ind w:left="1440" w:hanging="360"/>
      </w:pPr>
      <w:rPr>
        <w:rFonts w:ascii="Courier New" w:hAnsi="Courier New" w:hint="default"/>
      </w:rPr>
    </w:lvl>
    <w:lvl w:ilvl="2" w:tplc="EAFC6D50">
      <w:start w:val="1"/>
      <w:numFmt w:val="bullet"/>
      <w:lvlText w:val=""/>
      <w:lvlJc w:val="left"/>
      <w:pPr>
        <w:ind w:left="2160" w:hanging="360"/>
      </w:pPr>
      <w:rPr>
        <w:rFonts w:ascii="Wingdings" w:hAnsi="Wingdings" w:hint="default"/>
      </w:rPr>
    </w:lvl>
    <w:lvl w:ilvl="3" w:tplc="379853A8">
      <w:start w:val="1"/>
      <w:numFmt w:val="bullet"/>
      <w:lvlText w:val=""/>
      <w:lvlJc w:val="left"/>
      <w:pPr>
        <w:ind w:left="2880" w:hanging="360"/>
      </w:pPr>
      <w:rPr>
        <w:rFonts w:ascii="Symbol" w:hAnsi="Symbol" w:hint="default"/>
      </w:rPr>
    </w:lvl>
    <w:lvl w:ilvl="4" w:tplc="A88ECDF6">
      <w:start w:val="1"/>
      <w:numFmt w:val="bullet"/>
      <w:lvlText w:val="o"/>
      <w:lvlJc w:val="left"/>
      <w:pPr>
        <w:ind w:left="3600" w:hanging="360"/>
      </w:pPr>
      <w:rPr>
        <w:rFonts w:ascii="Courier New" w:hAnsi="Courier New" w:hint="default"/>
      </w:rPr>
    </w:lvl>
    <w:lvl w:ilvl="5" w:tplc="0FBE637E">
      <w:start w:val="1"/>
      <w:numFmt w:val="bullet"/>
      <w:lvlText w:val=""/>
      <w:lvlJc w:val="left"/>
      <w:pPr>
        <w:ind w:left="4320" w:hanging="360"/>
      </w:pPr>
      <w:rPr>
        <w:rFonts w:ascii="Wingdings" w:hAnsi="Wingdings" w:hint="default"/>
      </w:rPr>
    </w:lvl>
    <w:lvl w:ilvl="6" w:tplc="47E0E33C">
      <w:start w:val="1"/>
      <w:numFmt w:val="bullet"/>
      <w:lvlText w:val=""/>
      <w:lvlJc w:val="left"/>
      <w:pPr>
        <w:ind w:left="5040" w:hanging="360"/>
      </w:pPr>
      <w:rPr>
        <w:rFonts w:ascii="Symbol" w:hAnsi="Symbol" w:hint="default"/>
      </w:rPr>
    </w:lvl>
    <w:lvl w:ilvl="7" w:tplc="05C00C90">
      <w:start w:val="1"/>
      <w:numFmt w:val="bullet"/>
      <w:lvlText w:val="o"/>
      <w:lvlJc w:val="left"/>
      <w:pPr>
        <w:ind w:left="5760" w:hanging="360"/>
      </w:pPr>
      <w:rPr>
        <w:rFonts w:ascii="Courier New" w:hAnsi="Courier New" w:hint="default"/>
      </w:rPr>
    </w:lvl>
    <w:lvl w:ilvl="8" w:tplc="52F026D0">
      <w:start w:val="1"/>
      <w:numFmt w:val="bullet"/>
      <w:lvlText w:val=""/>
      <w:lvlJc w:val="left"/>
      <w:pPr>
        <w:ind w:left="6480" w:hanging="360"/>
      </w:pPr>
      <w:rPr>
        <w:rFonts w:ascii="Wingdings" w:hAnsi="Wingdings" w:hint="default"/>
      </w:rPr>
    </w:lvl>
  </w:abstractNum>
  <w:num w:numId="1" w16cid:durableId="450515643">
    <w:abstractNumId w:val="11"/>
  </w:num>
  <w:num w:numId="2" w16cid:durableId="725101851">
    <w:abstractNumId w:val="0"/>
  </w:num>
  <w:num w:numId="3" w16cid:durableId="891574541">
    <w:abstractNumId w:val="10"/>
  </w:num>
  <w:num w:numId="4" w16cid:durableId="1859852915">
    <w:abstractNumId w:val="4"/>
  </w:num>
  <w:num w:numId="5" w16cid:durableId="1276330793">
    <w:abstractNumId w:val="15"/>
  </w:num>
  <w:num w:numId="6" w16cid:durableId="553810826">
    <w:abstractNumId w:val="9"/>
  </w:num>
  <w:num w:numId="7" w16cid:durableId="745297193">
    <w:abstractNumId w:val="3"/>
  </w:num>
  <w:num w:numId="8" w16cid:durableId="864102700">
    <w:abstractNumId w:val="19"/>
  </w:num>
  <w:num w:numId="9" w16cid:durableId="889414837">
    <w:abstractNumId w:val="12"/>
  </w:num>
  <w:num w:numId="10" w16cid:durableId="55663583">
    <w:abstractNumId w:val="8"/>
  </w:num>
  <w:num w:numId="11" w16cid:durableId="1319461333">
    <w:abstractNumId w:val="17"/>
  </w:num>
  <w:num w:numId="12" w16cid:durableId="1541672482">
    <w:abstractNumId w:val="16"/>
  </w:num>
  <w:num w:numId="13" w16cid:durableId="1720284344">
    <w:abstractNumId w:val="1"/>
  </w:num>
  <w:num w:numId="14" w16cid:durableId="954404156">
    <w:abstractNumId w:val="18"/>
  </w:num>
  <w:num w:numId="15" w16cid:durableId="784885730">
    <w:abstractNumId w:val="2"/>
  </w:num>
  <w:num w:numId="16" w16cid:durableId="281352808">
    <w:abstractNumId w:val="7"/>
  </w:num>
  <w:num w:numId="17" w16cid:durableId="690254232">
    <w:abstractNumId w:val="5"/>
  </w:num>
  <w:num w:numId="18" w16cid:durableId="1442723634">
    <w:abstractNumId w:val="14"/>
  </w:num>
  <w:num w:numId="19" w16cid:durableId="266154671">
    <w:abstractNumId w:val="6"/>
  </w:num>
  <w:num w:numId="20" w16cid:durableId="96752545">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omi Nash">
    <w15:presenceInfo w15:providerId="None" w15:userId="Naomi Nash"/>
  </w15:person>
  <w15:person w15:author="Daria Pacheco">
    <w15:presenceInfo w15:providerId="None" w15:userId="Daria Pachec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570D"/>
    <w:rsid w:val="00000598"/>
    <w:rsid w:val="00000849"/>
    <w:rsid w:val="0000090B"/>
    <w:rsid w:val="000018A9"/>
    <w:rsid w:val="00001A54"/>
    <w:rsid w:val="000022C8"/>
    <w:rsid w:val="0000259A"/>
    <w:rsid w:val="00002EE5"/>
    <w:rsid w:val="00002FFC"/>
    <w:rsid w:val="000105BD"/>
    <w:rsid w:val="000118E8"/>
    <w:rsid w:val="00012010"/>
    <w:rsid w:val="000142D3"/>
    <w:rsid w:val="0001476F"/>
    <w:rsid w:val="00017292"/>
    <w:rsid w:val="00017D75"/>
    <w:rsid w:val="0002163A"/>
    <w:rsid w:val="00022B83"/>
    <w:rsid w:val="00022F15"/>
    <w:rsid w:val="00024ACA"/>
    <w:rsid w:val="00024BA0"/>
    <w:rsid w:val="00024C9F"/>
    <w:rsid w:val="00025877"/>
    <w:rsid w:val="00026DD0"/>
    <w:rsid w:val="00030A16"/>
    <w:rsid w:val="00030D96"/>
    <w:rsid w:val="00031031"/>
    <w:rsid w:val="000336FE"/>
    <w:rsid w:val="000348E5"/>
    <w:rsid w:val="000379B6"/>
    <w:rsid w:val="000400F3"/>
    <w:rsid w:val="000403DF"/>
    <w:rsid w:val="000410A8"/>
    <w:rsid w:val="00044A75"/>
    <w:rsid w:val="00045D67"/>
    <w:rsid w:val="0005251E"/>
    <w:rsid w:val="00052B0D"/>
    <w:rsid w:val="000537F4"/>
    <w:rsid w:val="00053C59"/>
    <w:rsid w:val="00055575"/>
    <w:rsid w:val="00055B1B"/>
    <w:rsid w:val="00055E4E"/>
    <w:rsid w:val="00056A67"/>
    <w:rsid w:val="00056EF8"/>
    <w:rsid w:val="000592DF"/>
    <w:rsid w:val="0006091C"/>
    <w:rsid w:val="00061182"/>
    <w:rsid w:val="000631B5"/>
    <w:rsid w:val="00063694"/>
    <w:rsid w:val="00063A09"/>
    <w:rsid w:val="00066346"/>
    <w:rsid w:val="00066B16"/>
    <w:rsid w:val="000677AC"/>
    <w:rsid w:val="00073804"/>
    <w:rsid w:val="00073D63"/>
    <w:rsid w:val="00074200"/>
    <w:rsid w:val="0007551D"/>
    <w:rsid w:val="000761E4"/>
    <w:rsid w:val="0007641D"/>
    <w:rsid w:val="00080D3E"/>
    <w:rsid w:val="000818A6"/>
    <w:rsid w:val="00081D64"/>
    <w:rsid w:val="00083D5C"/>
    <w:rsid w:val="0008414B"/>
    <w:rsid w:val="0008491D"/>
    <w:rsid w:val="0008646B"/>
    <w:rsid w:val="00086A96"/>
    <w:rsid w:val="000914A5"/>
    <w:rsid w:val="00095D17"/>
    <w:rsid w:val="0009643A"/>
    <w:rsid w:val="000A076E"/>
    <w:rsid w:val="000A14E5"/>
    <w:rsid w:val="000A2135"/>
    <w:rsid w:val="000A291E"/>
    <w:rsid w:val="000A42EC"/>
    <w:rsid w:val="000A504A"/>
    <w:rsid w:val="000A6DE3"/>
    <w:rsid w:val="000B0599"/>
    <w:rsid w:val="000B0BDD"/>
    <w:rsid w:val="000B13B7"/>
    <w:rsid w:val="000B2C74"/>
    <w:rsid w:val="000B6094"/>
    <w:rsid w:val="000B66BD"/>
    <w:rsid w:val="000B6EF5"/>
    <w:rsid w:val="000C0F36"/>
    <w:rsid w:val="000C177C"/>
    <w:rsid w:val="000C2B83"/>
    <w:rsid w:val="000C3191"/>
    <w:rsid w:val="000C376C"/>
    <w:rsid w:val="000C382D"/>
    <w:rsid w:val="000C4772"/>
    <w:rsid w:val="000C5382"/>
    <w:rsid w:val="000C54D8"/>
    <w:rsid w:val="000D1DB7"/>
    <w:rsid w:val="000D3B32"/>
    <w:rsid w:val="000D41A3"/>
    <w:rsid w:val="000D4286"/>
    <w:rsid w:val="000D4E15"/>
    <w:rsid w:val="000D66BF"/>
    <w:rsid w:val="000E0981"/>
    <w:rsid w:val="000E0E4B"/>
    <w:rsid w:val="000E436E"/>
    <w:rsid w:val="000E569B"/>
    <w:rsid w:val="000E573F"/>
    <w:rsid w:val="000E5F00"/>
    <w:rsid w:val="000E730A"/>
    <w:rsid w:val="000F090A"/>
    <w:rsid w:val="000F26BB"/>
    <w:rsid w:val="000F4E54"/>
    <w:rsid w:val="000F63BB"/>
    <w:rsid w:val="000F64C4"/>
    <w:rsid w:val="001014FF"/>
    <w:rsid w:val="00104060"/>
    <w:rsid w:val="00104B0B"/>
    <w:rsid w:val="00104D8E"/>
    <w:rsid w:val="00104ED2"/>
    <w:rsid w:val="001053AE"/>
    <w:rsid w:val="0010610E"/>
    <w:rsid w:val="001073C1"/>
    <w:rsid w:val="00107B85"/>
    <w:rsid w:val="00111FAB"/>
    <w:rsid w:val="00112141"/>
    <w:rsid w:val="00113900"/>
    <w:rsid w:val="00115157"/>
    <w:rsid w:val="001160BC"/>
    <w:rsid w:val="00116766"/>
    <w:rsid w:val="00121ABC"/>
    <w:rsid w:val="00121B71"/>
    <w:rsid w:val="001241DC"/>
    <w:rsid w:val="001261BC"/>
    <w:rsid w:val="00126258"/>
    <w:rsid w:val="001315E1"/>
    <w:rsid w:val="00131BDF"/>
    <w:rsid w:val="00131E22"/>
    <w:rsid w:val="00131EE2"/>
    <w:rsid w:val="00132199"/>
    <w:rsid w:val="0013253A"/>
    <w:rsid w:val="0013310C"/>
    <w:rsid w:val="00135EAF"/>
    <w:rsid w:val="001363E7"/>
    <w:rsid w:val="00142489"/>
    <w:rsid w:val="00143936"/>
    <w:rsid w:val="00144CBE"/>
    <w:rsid w:val="00145984"/>
    <w:rsid w:val="00146879"/>
    <w:rsid w:val="001473C7"/>
    <w:rsid w:val="00147938"/>
    <w:rsid w:val="001510E0"/>
    <w:rsid w:val="0015236E"/>
    <w:rsid w:val="001534B6"/>
    <w:rsid w:val="001536F2"/>
    <w:rsid w:val="00154245"/>
    <w:rsid w:val="00154E11"/>
    <w:rsid w:val="001554A5"/>
    <w:rsid w:val="00157172"/>
    <w:rsid w:val="00157C4F"/>
    <w:rsid w:val="00160449"/>
    <w:rsid w:val="00163432"/>
    <w:rsid w:val="001639BB"/>
    <w:rsid w:val="0016574C"/>
    <w:rsid w:val="00166397"/>
    <w:rsid w:val="00167919"/>
    <w:rsid w:val="00172A63"/>
    <w:rsid w:val="001731CE"/>
    <w:rsid w:val="001744FC"/>
    <w:rsid w:val="0017570D"/>
    <w:rsid w:val="001770E2"/>
    <w:rsid w:val="001774D1"/>
    <w:rsid w:val="00180DC2"/>
    <w:rsid w:val="00180EF5"/>
    <w:rsid w:val="0018336E"/>
    <w:rsid w:val="0018393C"/>
    <w:rsid w:val="00183A60"/>
    <w:rsid w:val="00184836"/>
    <w:rsid w:val="00184BD7"/>
    <w:rsid w:val="00186D93"/>
    <w:rsid w:val="00187214"/>
    <w:rsid w:val="0019023C"/>
    <w:rsid w:val="001931F7"/>
    <w:rsid w:val="001934B5"/>
    <w:rsid w:val="0019565E"/>
    <w:rsid w:val="001A0434"/>
    <w:rsid w:val="001A0D57"/>
    <w:rsid w:val="001A11B5"/>
    <w:rsid w:val="001A49FF"/>
    <w:rsid w:val="001A5A6A"/>
    <w:rsid w:val="001B0282"/>
    <w:rsid w:val="001B1134"/>
    <w:rsid w:val="001B1A23"/>
    <w:rsid w:val="001B2DB6"/>
    <w:rsid w:val="001B7684"/>
    <w:rsid w:val="001C0D35"/>
    <w:rsid w:val="001C17CA"/>
    <w:rsid w:val="001C2D65"/>
    <w:rsid w:val="001C5288"/>
    <w:rsid w:val="001C57CD"/>
    <w:rsid w:val="001C5A95"/>
    <w:rsid w:val="001C723B"/>
    <w:rsid w:val="001D03B6"/>
    <w:rsid w:val="001D03F2"/>
    <w:rsid w:val="001D096B"/>
    <w:rsid w:val="001D0F7C"/>
    <w:rsid w:val="001D3A25"/>
    <w:rsid w:val="001D4145"/>
    <w:rsid w:val="001D46F5"/>
    <w:rsid w:val="001D5975"/>
    <w:rsid w:val="001D6845"/>
    <w:rsid w:val="001D6DB7"/>
    <w:rsid w:val="001D7038"/>
    <w:rsid w:val="001D7389"/>
    <w:rsid w:val="001D7C0E"/>
    <w:rsid w:val="001E49B3"/>
    <w:rsid w:val="001E5CE2"/>
    <w:rsid w:val="001E620E"/>
    <w:rsid w:val="001E65DA"/>
    <w:rsid w:val="001E6EB8"/>
    <w:rsid w:val="001E7BD6"/>
    <w:rsid w:val="001F4D37"/>
    <w:rsid w:val="001F648A"/>
    <w:rsid w:val="001F6DB4"/>
    <w:rsid w:val="001F77E4"/>
    <w:rsid w:val="002018DC"/>
    <w:rsid w:val="00203DE9"/>
    <w:rsid w:val="00206323"/>
    <w:rsid w:val="00207A95"/>
    <w:rsid w:val="00210A2F"/>
    <w:rsid w:val="00211933"/>
    <w:rsid w:val="002136F2"/>
    <w:rsid w:val="0021530D"/>
    <w:rsid w:val="0021560E"/>
    <w:rsid w:val="00216486"/>
    <w:rsid w:val="002169DF"/>
    <w:rsid w:val="0021760D"/>
    <w:rsid w:val="00217BBC"/>
    <w:rsid w:val="00221AFB"/>
    <w:rsid w:val="002228FF"/>
    <w:rsid w:val="002236B7"/>
    <w:rsid w:val="002237BC"/>
    <w:rsid w:val="00223B21"/>
    <w:rsid w:val="0022451B"/>
    <w:rsid w:val="00226955"/>
    <w:rsid w:val="00227874"/>
    <w:rsid w:val="0023058F"/>
    <w:rsid w:val="0023098C"/>
    <w:rsid w:val="002310E8"/>
    <w:rsid w:val="00233DD2"/>
    <w:rsid w:val="00234935"/>
    <w:rsid w:val="002360E6"/>
    <w:rsid w:val="00236727"/>
    <w:rsid w:val="0024272B"/>
    <w:rsid w:val="0024373A"/>
    <w:rsid w:val="002456F2"/>
    <w:rsid w:val="00246FA3"/>
    <w:rsid w:val="00250CDC"/>
    <w:rsid w:val="0025589A"/>
    <w:rsid w:val="00255A8E"/>
    <w:rsid w:val="00255BD5"/>
    <w:rsid w:val="00260847"/>
    <w:rsid w:val="0026277B"/>
    <w:rsid w:val="00262DEE"/>
    <w:rsid w:val="00266664"/>
    <w:rsid w:val="0026680B"/>
    <w:rsid w:val="002700C1"/>
    <w:rsid w:val="00270D59"/>
    <w:rsid w:val="00273DAE"/>
    <w:rsid w:val="002747EC"/>
    <w:rsid w:val="002805D6"/>
    <w:rsid w:val="00284074"/>
    <w:rsid w:val="0029027A"/>
    <w:rsid w:val="002902D3"/>
    <w:rsid w:val="00291BF0"/>
    <w:rsid w:val="00291E87"/>
    <w:rsid w:val="002920F3"/>
    <w:rsid w:val="00294CD5"/>
    <w:rsid w:val="0029645A"/>
    <w:rsid w:val="00297D50"/>
    <w:rsid w:val="002A11A1"/>
    <w:rsid w:val="002A2B2E"/>
    <w:rsid w:val="002A3DBD"/>
    <w:rsid w:val="002B3949"/>
    <w:rsid w:val="002B4E7F"/>
    <w:rsid w:val="002B5238"/>
    <w:rsid w:val="002B7A96"/>
    <w:rsid w:val="002C0AA5"/>
    <w:rsid w:val="002C128B"/>
    <w:rsid w:val="002C1D64"/>
    <w:rsid w:val="002C385D"/>
    <w:rsid w:val="002C4247"/>
    <w:rsid w:val="002C6731"/>
    <w:rsid w:val="002C7C42"/>
    <w:rsid w:val="002D0570"/>
    <w:rsid w:val="002D0FCE"/>
    <w:rsid w:val="002D1FA6"/>
    <w:rsid w:val="002D3B09"/>
    <w:rsid w:val="002D6329"/>
    <w:rsid w:val="002D6455"/>
    <w:rsid w:val="002E0F16"/>
    <w:rsid w:val="002E25E7"/>
    <w:rsid w:val="002E2B74"/>
    <w:rsid w:val="002E4BE4"/>
    <w:rsid w:val="002E4D8B"/>
    <w:rsid w:val="002F01CC"/>
    <w:rsid w:val="002F0D62"/>
    <w:rsid w:val="002F3024"/>
    <w:rsid w:val="002F32F6"/>
    <w:rsid w:val="002F3620"/>
    <w:rsid w:val="002F4B3D"/>
    <w:rsid w:val="002F5B21"/>
    <w:rsid w:val="002F677C"/>
    <w:rsid w:val="002F7226"/>
    <w:rsid w:val="0030005F"/>
    <w:rsid w:val="003005E6"/>
    <w:rsid w:val="003015F5"/>
    <w:rsid w:val="00301D2B"/>
    <w:rsid w:val="003025D4"/>
    <w:rsid w:val="0030508B"/>
    <w:rsid w:val="00311EE5"/>
    <w:rsid w:val="0031377A"/>
    <w:rsid w:val="0031393C"/>
    <w:rsid w:val="003139FE"/>
    <w:rsid w:val="00315698"/>
    <w:rsid w:val="003157A4"/>
    <w:rsid w:val="00317461"/>
    <w:rsid w:val="003237D6"/>
    <w:rsid w:val="003238AE"/>
    <w:rsid w:val="00323AD2"/>
    <w:rsid w:val="0032503C"/>
    <w:rsid w:val="00326334"/>
    <w:rsid w:val="00326888"/>
    <w:rsid w:val="00326E49"/>
    <w:rsid w:val="003275D4"/>
    <w:rsid w:val="00331ED4"/>
    <w:rsid w:val="003324C8"/>
    <w:rsid w:val="0033260A"/>
    <w:rsid w:val="003340D0"/>
    <w:rsid w:val="00334D99"/>
    <w:rsid w:val="00334ED2"/>
    <w:rsid w:val="00340819"/>
    <w:rsid w:val="00341A03"/>
    <w:rsid w:val="00342112"/>
    <w:rsid w:val="00343611"/>
    <w:rsid w:val="00343947"/>
    <w:rsid w:val="003450EE"/>
    <w:rsid w:val="0034572B"/>
    <w:rsid w:val="0035077F"/>
    <w:rsid w:val="00352631"/>
    <w:rsid w:val="00352919"/>
    <w:rsid w:val="00352C60"/>
    <w:rsid w:val="00360183"/>
    <w:rsid w:val="00363BD0"/>
    <w:rsid w:val="003651B0"/>
    <w:rsid w:val="00365BB9"/>
    <w:rsid w:val="00366E7D"/>
    <w:rsid w:val="003678D3"/>
    <w:rsid w:val="003701AB"/>
    <w:rsid w:val="00370A99"/>
    <w:rsid w:val="00370F48"/>
    <w:rsid w:val="003712C2"/>
    <w:rsid w:val="00373DD4"/>
    <w:rsid w:val="003762D5"/>
    <w:rsid w:val="00376FFA"/>
    <w:rsid w:val="00380C23"/>
    <w:rsid w:val="00381AA6"/>
    <w:rsid w:val="003843A0"/>
    <w:rsid w:val="00384765"/>
    <w:rsid w:val="0038503D"/>
    <w:rsid w:val="00385054"/>
    <w:rsid w:val="00385094"/>
    <w:rsid w:val="00390B2C"/>
    <w:rsid w:val="00391CB3"/>
    <w:rsid w:val="00393201"/>
    <w:rsid w:val="00395A0F"/>
    <w:rsid w:val="00396D7C"/>
    <w:rsid w:val="00396F1B"/>
    <w:rsid w:val="003973F0"/>
    <w:rsid w:val="003975C4"/>
    <w:rsid w:val="0039929C"/>
    <w:rsid w:val="003A04B8"/>
    <w:rsid w:val="003A0DEC"/>
    <w:rsid w:val="003A1753"/>
    <w:rsid w:val="003A2329"/>
    <w:rsid w:val="003A4FE7"/>
    <w:rsid w:val="003A5FD8"/>
    <w:rsid w:val="003B1093"/>
    <w:rsid w:val="003B2184"/>
    <w:rsid w:val="003B30CC"/>
    <w:rsid w:val="003B32A8"/>
    <w:rsid w:val="003B4B01"/>
    <w:rsid w:val="003B703C"/>
    <w:rsid w:val="003B717B"/>
    <w:rsid w:val="003B742F"/>
    <w:rsid w:val="003C0E0E"/>
    <w:rsid w:val="003C1391"/>
    <w:rsid w:val="003C1AAD"/>
    <w:rsid w:val="003C1C34"/>
    <w:rsid w:val="003C2493"/>
    <w:rsid w:val="003C24F1"/>
    <w:rsid w:val="003C2A25"/>
    <w:rsid w:val="003C2DFE"/>
    <w:rsid w:val="003C47F3"/>
    <w:rsid w:val="003C4A64"/>
    <w:rsid w:val="003D02F1"/>
    <w:rsid w:val="003D1449"/>
    <w:rsid w:val="003D188F"/>
    <w:rsid w:val="003D2300"/>
    <w:rsid w:val="003D261A"/>
    <w:rsid w:val="003D2E10"/>
    <w:rsid w:val="003D2E69"/>
    <w:rsid w:val="003D428B"/>
    <w:rsid w:val="003D6720"/>
    <w:rsid w:val="003D79A4"/>
    <w:rsid w:val="003E3FFA"/>
    <w:rsid w:val="003E50FA"/>
    <w:rsid w:val="003E5847"/>
    <w:rsid w:val="003E59E5"/>
    <w:rsid w:val="003E63E6"/>
    <w:rsid w:val="003E6F0D"/>
    <w:rsid w:val="003F00AA"/>
    <w:rsid w:val="003F1380"/>
    <w:rsid w:val="003F1666"/>
    <w:rsid w:val="003F19E8"/>
    <w:rsid w:val="003F1CF6"/>
    <w:rsid w:val="003F2855"/>
    <w:rsid w:val="003F290D"/>
    <w:rsid w:val="003F6416"/>
    <w:rsid w:val="003F7EF2"/>
    <w:rsid w:val="004018F1"/>
    <w:rsid w:val="0040219C"/>
    <w:rsid w:val="004034A3"/>
    <w:rsid w:val="004039F7"/>
    <w:rsid w:val="0040456C"/>
    <w:rsid w:val="00406031"/>
    <w:rsid w:val="004136AE"/>
    <w:rsid w:val="004152E4"/>
    <w:rsid w:val="0041562F"/>
    <w:rsid w:val="00415A24"/>
    <w:rsid w:val="00415B71"/>
    <w:rsid w:val="004170E8"/>
    <w:rsid w:val="00417D73"/>
    <w:rsid w:val="0042069C"/>
    <w:rsid w:val="00420F20"/>
    <w:rsid w:val="0042155B"/>
    <w:rsid w:val="0042222C"/>
    <w:rsid w:val="004228EA"/>
    <w:rsid w:val="004248B1"/>
    <w:rsid w:val="00425556"/>
    <w:rsid w:val="00425AAF"/>
    <w:rsid w:val="004279D5"/>
    <w:rsid w:val="00430296"/>
    <w:rsid w:val="00432043"/>
    <w:rsid w:val="00432558"/>
    <w:rsid w:val="004335A6"/>
    <w:rsid w:val="00433F58"/>
    <w:rsid w:val="004362AD"/>
    <w:rsid w:val="00436F13"/>
    <w:rsid w:val="00441AEF"/>
    <w:rsid w:val="00442408"/>
    <w:rsid w:val="004427B7"/>
    <w:rsid w:val="00443CEE"/>
    <w:rsid w:val="004451E1"/>
    <w:rsid w:val="00445FF9"/>
    <w:rsid w:val="00447FCF"/>
    <w:rsid w:val="00450FA3"/>
    <w:rsid w:val="00451184"/>
    <w:rsid w:val="0045156D"/>
    <w:rsid w:val="00451698"/>
    <w:rsid w:val="00451F57"/>
    <w:rsid w:val="004521D2"/>
    <w:rsid w:val="00454F0B"/>
    <w:rsid w:val="0046082F"/>
    <w:rsid w:val="00460C89"/>
    <w:rsid w:val="00462517"/>
    <w:rsid w:val="00462E09"/>
    <w:rsid w:val="004638A4"/>
    <w:rsid w:val="00464E74"/>
    <w:rsid w:val="00465913"/>
    <w:rsid w:val="004704C7"/>
    <w:rsid w:val="004749FD"/>
    <w:rsid w:val="00474CF6"/>
    <w:rsid w:val="004768D8"/>
    <w:rsid w:val="00480DAD"/>
    <w:rsid w:val="00482D4D"/>
    <w:rsid w:val="00483444"/>
    <w:rsid w:val="00484A73"/>
    <w:rsid w:val="00484BAA"/>
    <w:rsid w:val="00484E5E"/>
    <w:rsid w:val="0048551D"/>
    <w:rsid w:val="0048554F"/>
    <w:rsid w:val="004856ED"/>
    <w:rsid w:val="00486166"/>
    <w:rsid w:val="00486D32"/>
    <w:rsid w:val="00490C10"/>
    <w:rsid w:val="00493247"/>
    <w:rsid w:val="0049361A"/>
    <w:rsid w:val="00495E6D"/>
    <w:rsid w:val="004961FF"/>
    <w:rsid w:val="004972F2"/>
    <w:rsid w:val="004A21E1"/>
    <w:rsid w:val="004A4066"/>
    <w:rsid w:val="004A5BAC"/>
    <w:rsid w:val="004A720F"/>
    <w:rsid w:val="004B0B63"/>
    <w:rsid w:val="004B24AD"/>
    <w:rsid w:val="004B3660"/>
    <w:rsid w:val="004B7023"/>
    <w:rsid w:val="004B7FCF"/>
    <w:rsid w:val="004C1694"/>
    <w:rsid w:val="004C2321"/>
    <w:rsid w:val="004C2DB4"/>
    <w:rsid w:val="004C450B"/>
    <w:rsid w:val="004C48A7"/>
    <w:rsid w:val="004C4DD9"/>
    <w:rsid w:val="004C4F7E"/>
    <w:rsid w:val="004C65E2"/>
    <w:rsid w:val="004D0BD1"/>
    <w:rsid w:val="004D1595"/>
    <w:rsid w:val="004D160C"/>
    <w:rsid w:val="004E04EF"/>
    <w:rsid w:val="004E1C9C"/>
    <w:rsid w:val="004E1EAF"/>
    <w:rsid w:val="004E23EF"/>
    <w:rsid w:val="004E2AFE"/>
    <w:rsid w:val="004E5EB9"/>
    <w:rsid w:val="004E67F5"/>
    <w:rsid w:val="004E7459"/>
    <w:rsid w:val="004E75C7"/>
    <w:rsid w:val="004F0065"/>
    <w:rsid w:val="004F15ED"/>
    <w:rsid w:val="004F18DE"/>
    <w:rsid w:val="004F34AE"/>
    <w:rsid w:val="004F3856"/>
    <w:rsid w:val="004F403B"/>
    <w:rsid w:val="004F5616"/>
    <w:rsid w:val="004F5EA6"/>
    <w:rsid w:val="0050164B"/>
    <w:rsid w:val="00504271"/>
    <w:rsid w:val="005058A8"/>
    <w:rsid w:val="00505A73"/>
    <w:rsid w:val="0050744E"/>
    <w:rsid w:val="005111D6"/>
    <w:rsid w:val="005114BD"/>
    <w:rsid w:val="005115C0"/>
    <w:rsid w:val="005118AC"/>
    <w:rsid w:val="00512315"/>
    <w:rsid w:val="00512486"/>
    <w:rsid w:val="00512609"/>
    <w:rsid w:val="00512ED7"/>
    <w:rsid w:val="00513DBC"/>
    <w:rsid w:val="00513FA2"/>
    <w:rsid w:val="00520F15"/>
    <w:rsid w:val="00521FD2"/>
    <w:rsid w:val="00523FCF"/>
    <w:rsid w:val="00524EB1"/>
    <w:rsid w:val="005303AB"/>
    <w:rsid w:val="005308BB"/>
    <w:rsid w:val="00532BB4"/>
    <w:rsid w:val="0053371E"/>
    <w:rsid w:val="005344F5"/>
    <w:rsid w:val="00536C79"/>
    <w:rsid w:val="0053703B"/>
    <w:rsid w:val="005406A6"/>
    <w:rsid w:val="005408B2"/>
    <w:rsid w:val="00543768"/>
    <w:rsid w:val="005438D5"/>
    <w:rsid w:val="005441CF"/>
    <w:rsid w:val="00544758"/>
    <w:rsid w:val="0054541F"/>
    <w:rsid w:val="0055012F"/>
    <w:rsid w:val="00550AFB"/>
    <w:rsid w:val="005523F7"/>
    <w:rsid w:val="00554B8C"/>
    <w:rsid w:val="00555118"/>
    <w:rsid w:val="00563959"/>
    <w:rsid w:val="00563E65"/>
    <w:rsid w:val="00566C5C"/>
    <w:rsid w:val="00567C78"/>
    <w:rsid w:val="005708EC"/>
    <w:rsid w:val="005727BC"/>
    <w:rsid w:val="00572A8C"/>
    <w:rsid w:val="00572F2B"/>
    <w:rsid w:val="0057325B"/>
    <w:rsid w:val="00574131"/>
    <w:rsid w:val="005741AB"/>
    <w:rsid w:val="005747A1"/>
    <w:rsid w:val="00574F6C"/>
    <w:rsid w:val="00577642"/>
    <w:rsid w:val="005777DB"/>
    <w:rsid w:val="00580001"/>
    <w:rsid w:val="0058074F"/>
    <w:rsid w:val="00582101"/>
    <w:rsid w:val="005844E4"/>
    <w:rsid w:val="005856F4"/>
    <w:rsid w:val="00591792"/>
    <w:rsid w:val="005937B8"/>
    <w:rsid w:val="0059714A"/>
    <w:rsid w:val="005977B3"/>
    <w:rsid w:val="00597C5F"/>
    <w:rsid w:val="005A1983"/>
    <w:rsid w:val="005A1D05"/>
    <w:rsid w:val="005A2F5B"/>
    <w:rsid w:val="005A3EDD"/>
    <w:rsid w:val="005A46A2"/>
    <w:rsid w:val="005A5F63"/>
    <w:rsid w:val="005B13E6"/>
    <w:rsid w:val="005B263E"/>
    <w:rsid w:val="005B7608"/>
    <w:rsid w:val="005C1890"/>
    <w:rsid w:val="005C47E0"/>
    <w:rsid w:val="005C78BB"/>
    <w:rsid w:val="005C7FEA"/>
    <w:rsid w:val="005D132B"/>
    <w:rsid w:val="005D14A1"/>
    <w:rsid w:val="005D237F"/>
    <w:rsid w:val="005D330A"/>
    <w:rsid w:val="005D4E78"/>
    <w:rsid w:val="005E14CF"/>
    <w:rsid w:val="005E15FF"/>
    <w:rsid w:val="005E3A9C"/>
    <w:rsid w:val="005E572A"/>
    <w:rsid w:val="005E6B87"/>
    <w:rsid w:val="005E74D8"/>
    <w:rsid w:val="005F03BB"/>
    <w:rsid w:val="005F08C3"/>
    <w:rsid w:val="005F0B4B"/>
    <w:rsid w:val="005F0F20"/>
    <w:rsid w:val="005F5AF8"/>
    <w:rsid w:val="005F7A17"/>
    <w:rsid w:val="005F7B6B"/>
    <w:rsid w:val="006009ED"/>
    <w:rsid w:val="0060202C"/>
    <w:rsid w:val="00602079"/>
    <w:rsid w:val="00603C6D"/>
    <w:rsid w:val="00604512"/>
    <w:rsid w:val="00606454"/>
    <w:rsid w:val="00610266"/>
    <w:rsid w:val="0061247B"/>
    <w:rsid w:val="006137C3"/>
    <w:rsid w:val="00613A70"/>
    <w:rsid w:val="00614574"/>
    <w:rsid w:val="0061566D"/>
    <w:rsid w:val="0061585D"/>
    <w:rsid w:val="00616AD6"/>
    <w:rsid w:val="00620FB3"/>
    <w:rsid w:val="006215E2"/>
    <w:rsid w:val="00622587"/>
    <w:rsid w:val="006229E2"/>
    <w:rsid w:val="00624C3C"/>
    <w:rsid w:val="006250E4"/>
    <w:rsid w:val="00625959"/>
    <w:rsid w:val="00627189"/>
    <w:rsid w:val="006273E3"/>
    <w:rsid w:val="00627BC9"/>
    <w:rsid w:val="00630C2A"/>
    <w:rsid w:val="00632699"/>
    <w:rsid w:val="006326D1"/>
    <w:rsid w:val="00635436"/>
    <w:rsid w:val="00640561"/>
    <w:rsid w:val="00640CE9"/>
    <w:rsid w:val="006432D1"/>
    <w:rsid w:val="006458E6"/>
    <w:rsid w:val="006465C9"/>
    <w:rsid w:val="00650F58"/>
    <w:rsid w:val="006519F0"/>
    <w:rsid w:val="00651D84"/>
    <w:rsid w:val="006528D1"/>
    <w:rsid w:val="0065337E"/>
    <w:rsid w:val="00654D42"/>
    <w:rsid w:val="00655D6D"/>
    <w:rsid w:val="0066202A"/>
    <w:rsid w:val="0066262D"/>
    <w:rsid w:val="006629E5"/>
    <w:rsid w:val="006659F5"/>
    <w:rsid w:val="00665DFC"/>
    <w:rsid w:val="006670C4"/>
    <w:rsid w:val="006675B1"/>
    <w:rsid w:val="00667D1B"/>
    <w:rsid w:val="006718F8"/>
    <w:rsid w:val="00672140"/>
    <w:rsid w:val="00675EDD"/>
    <w:rsid w:val="006763AF"/>
    <w:rsid w:val="0067648D"/>
    <w:rsid w:val="0067761F"/>
    <w:rsid w:val="00677B28"/>
    <w:rsid w:val="0068417B"/>
    <w:rsid w:val="00684457"/>
    <w:rsid w:val="0068474D"/>
    <w:rsid w:val="006848C5"/>
    <w:rsid w:val="00685E94"/>
    <w:rsid w:val="006868B9"/>
    <w:rsid w:val="0069121F"/>
    <w:rsid w:val="006912DC"/>
    <w:rsid w:val="006913A1"/>
    <w:rsid w:val="0069418A"/>
    <w:rsid w:val="00694BB8"/>
    <w:rsid w:val="006956EE"/>
    <w:rsid w:val="00695B2B"/>
    <w:rsid w:val="00695B37"/>
    <w:rsid w:val="0069723D"/>
    <w:rsid w:val="006A0AE9"/>
    <w:rsid w:val="006A1048"/>
    <w:rsid w:val="006A24F8"/>
    <w:rsid w:val="006A2E5F"/>
    <w:rsid w:val="006A3763"/>
    <w:rsid w:val="006A474D"/>
    <w:rsid w:val="006A7027"/>
    <w:rsid w:val="006A78DC"/>
    <w:rsid w:val="006B0027"/>
    <w:rsid w:val="006B08C9"/>
    <w:rsid w:val="006B315A"/>
    <w:rsid w:val="006C0906"/>
    <w:rsid w:val="006C2DB8"/>
    <w:rsid w:val="006C3B3B"/>
    <w:rsid w:val="006C533C"/>
    <w:rsid w:val="006C5FED"/>
    <w:rsid w:val="006C6046"/>
    <w:rsid w:val="006C7804"/>
    <w:rsid w:val="006C7898"/>
    <w:rsid w:val="006C7CBB"/>
    <w:rsid w:val="006C7D94"/>
    <w:rsid w:val="006D08D4"/>
    <w:rsid w:val="006D16DC"/>
    <w:rsid w:val="006D1B59"/>
    <w:rsid w:val="006D1ECF"/>
    <w:rsid w:val="006D209C"/>
    <w:rsid w:val="006D23FB"/>
    <w:rsid w:val="006D37A2"/>
    <w:rsid w:val="006D5B11"/>
    <w:rsid w:val="006D5B45"/>
    <w:rsid w:val="006D6877"/>
    <w:rsid w:val="006D7B67"/>
    <w:rsid w:val="006D7D7D"/>
    <w:rsid w:val="006E0058"/>
    <w:rsid w:val="006E0256"/>
    <w:rsid w:val="006E1381"/>
    <w:rsid w:val="006E330F"/>
    <w:rsid w:val="006E3C2C"/>
    <w:rsid w:val="006E3F56"/>
    <w:rsid w:val="006E6656"/>
    <w:rsid w:val="006F090F"/>
    <w:rsid w:val="006F0EE2"/>
    <w:rsid w:val="006F195A"/>
    <w:rsid w:val="006F1B6A"/>
    <w:rsid w:val="006F2D5B"/>
    <w:rsid w:val="006F3169"/>
    <w:rsid w:val="006F3331"/>
    <w:rsid w:val="006F5982"/>
    <w:rsid w:val="006F5DA5"/>
    <w:rsid w:val="00703FFE"/>
    <w:rsid w:val="0070401D"/>
    <w:rsid w:val="0070499F"/>
    <w:rsid w:val="00705FD1"/>
    <w:rsid w:val="00706754"/>
    <w:rsid w:val="0070696C"/>
    <w:rsid w:val="007077B2"/>
    <w:rsid w:val="00707875"/>
    <w:rsid w:val="00710C7A"/>
    <w:rsid w:val="00711823"/>
    <w:rsid w:val="00711865"/>
    <w:rsid w:val="00712571"/>
    <w:rsid w:val="007126F7"/>
    <w:rsid w:val="00712908"/>
    <w:rsid w:val="00712EC4"/>
    <w:rsid w:val="00714FFF"/>
    <w:rsid w:val="00715425"/>
    <w:rsid w:val="00717206"/>
    <w:rsid w:val="00717ACD"/>
    <w:rsid w:val="00721558"/>
    <w:rsid w:val="0072371C"/>
    <w:rsid w:val="007247B7"/>
    <w:rsid w:val="00731506"/>
    <w:rsid w:val="00731BB3"/>
    <w:rsid w:val="00734816"/>
    <w:rsid w:val="00735D15"/>
    <w:rsid w:val="0073630F"/>
    <w:rsid w:val="00736E33"/>
    <w:rsid w:val="00737662"/>
    <w:rsid w:val="00740837"/>
    <w:rsid w:val="00740976"/>
    <w:rsid w:val="00741418"/>
    <w:rsid w:val="00741712"/>
    <w:rsid w:val="00741FEC"/>
    <w:rsid w:val="00742EC6"/>
    <w:rsid w:val="00745ECA"/>
    <w:rsid w:val="00745EE7"/>
    <w:rsid w:val="00749B2D"/>
    <w:rsid w:val="007509D5"/>
    <w:rsid w:val="00750A74"/>
    <w:rsid w:val="00750F4A"/>
    <w:rsid w:val="0075188B"/>
    <w:rsid w:val="007521DD"/>
    <w:rsid w:val="007526B6"/>
    <w:rsid w:val="00753B3D"/>
    <w:rsid w:val="0075498B"/>
    <w:rsid w:val="0075589F"/>
    <w:rsid w:val="00756051"/>
    <w:rsid w:val="00756CD6"/>
    <w:rsid w:val="00757756"/>
    <w:rsid w:val="0076228B"/>
    <w:rsid w:val="00762F37"/>
    <w:rsid w:val="00764140"/>
    <w:rsid w:val="00765C6E"/>
    <w:rsid w:val="00767C83"/>
    <w:rsid w:val="007709B6"/>
    <w:rsid w:val="00770D8E"/>
    <w:rsid w:val="00771042"/>
    <w:rsid w:val="0077422B"/>
    <w:rsid w:val="00777EA9"/>
    <w:rsid w:val="007800E6"/>
    <w:rsid w:val="0078072C"/>
    <w:rsid w:val="00780798"/>
    <w:rsid w:val="0078272B"/>
    <w:rsid w:val="00783464"/>
    <w:rsid w:val="007835EF"/>
    <w:rsid w:val="00785820"/>
    <w:rsid w:val="00787C5C"/>
    <w:rsid w:val="0079077B"/>
    <w:rsid w:val="00792714"/>
    <w:rsid w:val="00796F6C"/>
    <w:rsid w:val="00797802"/>
    <w:rsid w:val="007A052E"/>
    <w:rsid w:val="007A0D66"/>
    <w:rsid w:val="007A320B"/>
    <w:rsid w:val="007A4D55"/>
    <w:rsid w:val="007A6270"/>
    <w:rsid w:val="007B4577"/>
    <w:rsid w:val="007B5E75"/>
    <w:rsid w:val="007B6A44"/>
    <w:rsid w:val="007B6C96"/>
    <w:rsid w:val="007B7EB4"/>
    <w:rsid w:val="007C05C7"/>
    <w:rsid w:val="007C06A8"/>
    <w:rsid w:val="007C0AF3"/>
    <w:rsid w:val="007C1C55"/>
    <w:rsid w:val="007C27D4"/>
    <w:rsid w:val="007C3E51"/>
    <w:rsid w:val="007C4184"/>
    <w:rsid w:val="007C6824"/>
    <w:rsid w:val="007C6CF1"/>
    <w:rsid w:val="007C7569"/>
    <w:rsid w:val="007C7F94"/>
    <w:rsid w:val="007D1211"/>
    <w:rsid w:val="007D218F"/>
    <w:rsid w:val="007D2791"/>
    <w:rsid w:val="007D296D"/>
    <w:rsid w:val="007D3DA0"/>
    <w:rsid w:val="007D3E19"/>
    <w:rsid w:val="007D4D67"/>
    <w:rsid w:val="007D5FED"/>
    <w:rsid w:val="007E1B11"/>
    <w:rsid w:val="007E366F"/>
    <w:rsid w:val="007E3E1C"/>
    <w:rsid w:val="007E5407"/>
    <w:rsid w:val="007E6F2B"/>
    <w:rsid w:val="007F0234"/>
    <w:rsid w:val="007F1AF4"/>
    <w:rsid w:val="007F3D57"/>
    <w:rsid w:val="007F50DC"/>
    <w:rsid w:val="007F7AF2"/>
    <w:rsid w:val="00800268"/>
    <w:rsid w:val="00801DFE"/>
    <w:rsid w:val="008026CB"/>
    <w:rsid w:val="0080422F"/>
    <w:rsid w:val="0080643D"/>
    <w:rsid w:val="00811536"/>
    <w:rsid w:val="00811E2E"/>
    <w:rsid w:val="00811E4E"/>
    <w:rsid w:val="00812450"/>
    <w:rsid w:val="00812737"/>
    <w:rsid w:val="008134AD"/>
    <w:rsid w:val="008134C4"/>
    <w:rsid w:val="00815C36"/>
    <w:rsid w:val="0081635B"/>
    <w:rsid w:val="0082093E"/>
    <w:rsid w:val="00820B5C"/>
    <w:rsid w:val="0082284C"/>
    <w:rsid w:val="00824611"/>
    <w:rsid w:val="00826C8A"/>
    <w:rsid w:val="008309EB"/>
    <w:rsid w:val="00833078"/>
    <w:rsid w:val="00833D23"/>
    <w:rsid w:val="00834E1C"/>
    <w:rsid w:val="00837D35"/>
    <w:rsid w:val="00843601"/>
    <w:rsid w:val="00843A55"/>
    <w:rsid w:val="00847702"/>
    <w:rsid w:val="00850501"/>
    <w:rsid w:val="00853900"/>
    <w:rsid w:val="00853B0B"/>
    <w:rsid w:val="00855BA2"/>
    <w:rsid w:val="008561A5"/>
    <w:rsid w:val="00856E40"/>
    <w:rsid w:val="008579DE"/>
    <w:rsid w:val="00857EB6"/>
    <w:rsid w:val="008616C7"/>
    <w:rsid w:val="008627AE"/>
    <w:rsid w:val="008628BB"/>
    <w:rsid w:val="00862B59"/>
    <w:rsid w:val="008632C6"/>
    <w:rsid w:val="00863F2D"/>
    <w:rsid w:val="0086404E"/>
    <w:rsid w:val="00864064"/>
    <w:rsid w:val="00865B89"/>
    <w:rsid w:val="00871076"/>
    <w:rsid w:val="00871AA7"/>
    <w:rsid w:val="00873427"/>
    <w:rsid w:val="0087347E"/>
    <w:rsid w:val="0087363A"/>
    <w:rsid w:val="00876187"/>
    <w:rsid w:val="00880375"/>
    <w:rsid w:val="00880DDF"/>
    <w:rsid w:val="00881D75"/>
    <w:rsid w:val="008821D2"/>
    <w:rsid w:val="0088577D"/>
    <w:rsid w:val="0088608B"/>
    <w:rsid w:val="008864AC"/>
    <w:rsid w:val="00887948"/>
    <w:rsid w:val="00887D19"/>
    <w:rsid w:val="00887F49"/>
    <w:rsid w:val="00891B0C"/>
    <w:rsid w:val="00894F9A"/>
    <w:rsid w:val="00895D8A"/>
    <w:rsid w:val="00896C5B"/>
    <w:rsid w:val="0089701B"/>
    <w:rsid w:val="008973D9"/>
    <w:rsid w:val="00897991"/>
    <w:rsid w:val="00897C47"/>
    <w:rsid w:val="00897C54"/>
    <w:rsid w:val="008A1DD0"/>
    <w:rsid w:val="008A2810"/>
    <w:rsid w:val="008A28B1"/>
    <w:rsid w:val="008A2AD7"/>
    <w:rsid w:val="008A4FA8"/>
    <w:rsid w:val="008A7860"/>
    <w:rsid w:val="008B33B2"/>
    <w:rsid w:val="008B4280"/>
    <w:rsid w:val="008B6921"/>
    <w:rsid w:val="008B713C"/>
    <w:rsid w:val="008C2ABE"/>
    <w:rsid w:val="008C2ED7"/>
    <w:rsid w:val="008C397D"/>
    <w:rsid w:val="008C5468"/>
    <w:rsid w:val="008C5CA0"/>
    <w:rsid w:val="008C6428"/>
    <w:rsid w:val="008C78AB"/>
    <w:rsid w:val="008D0775"/>
    <w:rsid w:val="008D1045"/>
    <w:rsid w:val="008D164B"/>
    <w:rsid w:val="008D2A93"/>
    <w:rsid w:val="008E079D"/>
    <w:rsid w:val="008E3269"/>
    <w:rsid w:val="008E4A67"/>
    <w:rsid w:val="008E67AF"/>
    <w:rsid w:val="008E7E75"/>
    <w:rsid w:val="008F0EC9"/>
    <w:rsid w:val="008F2264"/>
    <w:rsid w:val="008F3944"/>
    <w:rsid w:val="008F4885"/>
    <w:rsid w:val="008F5A29"/>
    <w:rsid w:val="008F5F41"/>
    <w:rsid w:val="008F7A1F"/>
    <w:rsid w:val="009060F6"/>
    <w:rsid w:val="00910F0A"/>
    <w:rsid w:val="00913804"/>
    <w:rsid w:val="009140DC"/>
    <w:rsid w:val="00914946"/>
    <w:rsid w:val="00917169"/>
    <w:rsid w:val="0091785C"/>
    <w:rsid w:val="00924236"/>
    <w:rsid w:val="0092735D"/>
    <w:rsid w:val="0092750C"/>
    <w:rsid w:val="00927E26"/>
    <w:rsid w:val="00930A89"/>
    <w:rsid w:val="00930D43"/>
    <w:rsid w:val="009318ED"/>
    <w:rsid w:val="0093292E"/>
    <w:rsid w:val="0093384F"/>
    <w:rsid w:val="00933F9C"/>
    <w:rsid w:val="00935E57"/>
    <w:rsid w:val="00940FFB"/>
    <w:rsid w:val="00941671"/>
    <w:rsid w:val="009450AF"/>
    <w:rsid w:val="00946373"/>
    <w:rsid w:val="00947503"/>
    <w:rsid w:val="00952F45"/>
    <w:rsid w:val="00953A48"/>
    <w:rsid w:val="00954F90"/>
    <w:rsid w:val="009555B5"/>
    <w:rsid w:val="009568B9"/>
    <w:rsid w:val="0096163B"/>
    <w:rsid w:val="00961AB1"/>
    <w:rsid w:val="00961FF8"/>
    <w:rsid w:val="00962EA5"/>
    <w:rsid w:val="009639E1"/>
    <w:rsid w:val="0096418E"/>
    <w:rsid w:val="00964BC5"/>
    <w:rsid w:val="00965B81"/>
    <w:rsid w:val="00966259"/>
    <w:rsid w:val="00967FCF"/>
    <w:rsid w:val="009750DC"/>
    <w:rsid w:val="00975F46"/>
    <w:rsid w:val="00976543"/>
    <w:rsid w:val="0098298E"/>
    <w:rsid w:val="00983150"/>
    <w:rsid w:val="0098386C"/>
    <w:rsid w:val="00983B1B"/>
    <w:rsid w:val="009847EF"/>
    <w:rsid w:val="009866C7"/>
    <w:rsid w:val="00990883"/>
    <w:rsid w:val="009920E5"/>
    <w:rsid w:val="00992C22"/>
    <w:rsid w:val="00992CF7"/>
    <w:rsid w:val="009932DB"/>
    <w:rsid w:val="00993417"/>
    <w:rsid w:val="009942B2"/>
    <w:rsid w:val="0099507F"/>
    <w:rsid w:val="00995B7F"/>
    <w:rsid w:val="00996CD8"/>
    <w:rsid w:val="00996D3D"/>
    <w:rsid w:val="009970EF"/>
    <w:rsid w:val="009A1621"/>
    <w:rsid w:val="009A176D"/>
    <w:rsid w:val="009A18AE"/>
    <w:rsid w:val="009A213D"/>
    <w:rsid w:val="009A222F"/>
    <w:rsid w:val="009A308D"/>
    <w:rsid w:val="009A409B"/>
    <w:rsid w:val="009A6D94"/>
    <w:rsid w:val="009A7E2D"/>
    <w:rsid w:val="009A7ED1"/>
    <w:rsid w:val="009B17E6"/>
    <w:rsid w:val="009B21C4"/>
    <w:rsid w:val="009B2AB6"/>
    <w:rsid w:val="009B3571"/>
    <w:rsid w:val="009C028C"/>
    <w:rsid w:val="009C1B42"/>
    <w:rsid w:val="009C1D54"/>
    <w:rsid w:val="009C2C89"/>
    <w:rsid w:val="009C2CC4"/>
    <w:rsid w:val="009C488D"/>
    <w:rsid w:val="009C601B"/>
    <w:rsid w:val="009C6F2F"/>
    <w:rsid w:val="009D02B1"/>
    <w:rsid w:val="009D0C8F"/>
    <w:rsid w:val="009D0D09"/>
    <w:rsid w:val="009D0D14"/>
    <w:rsid w:val="009D13D3"/>
    <w:rsid w:val="009D2ABB"/>
    <w:rsid w:val="009D2F00"/>
    <w:rsid w:val="009D392D"/>
    <w:rsid w:val="009D5053"/>
    <w:rsid w:val="009D788C"/>
    <w:rsid w:val="009E043B"/>
    <w:rsid w:val="009E0E73"/>
    <w:rsid w:val="009E2030"/>
    <w:rsid w:val="009E5388"/>
    <w:rsid w:val="009E5AAD"/>
    <w:rsid w:val="009E75D8"/>
    <w:rsid w:val="009F1BAC"/>
    <w:rsid w:val="009F1F6A"/>
    <w:rsid w:val="009F482F"/>
    <w:rsid w:val="009F5C43"/>
    <w:rsid w:val="009F64FB"/>
    <w:rsid w:val="009F6BE8"/>
    <w:rsid w:val="009F6FAA"/>
    <w:rsid w:val="009F7D71"/>
    <w:rsid w:val="00A00D9A"/>
    <w:rsid w:val="00A02DED"/>
    <w:rsid w:val="00A03064"/>
    <w:rsid w:val="00A03DC7"/>
    <w:rsid w:val="00A0435A"/>
    <w:rsid w:val="00A057C7"/>
    <w:rsid w:val="00A11969"/>
    <w:rsid w:val="00A12F31"/>
    <w:rsid w:val="00A17F03"/>
    <w:rsid w:val="00A20B1A"/>
    <w:rsid w:val="00A231F8"/>
    <w:rsid w:val="00A251A0"/>
    <w:rsid w:val="00A26320"/>
    <w:rsid w:val="00A270EF"/>
    <w:rsid w:val="00A3213C"/>
    <w:rsid w:val="00A32754"/>
    <w:rsid w:val="00A332C2"/>
    <w:rsid w:val="00A3437F"/>
    <w:rsid w:val="00A34487"/>
    <w:rsid w:val="00A34807"/>
    <w:rsid w:val="00A364A7"/>
    <w:rsid w:val="00A40A33"/>
    <w:rsid w:val="00A40C9F"/>
    <w:rsid w:val="00A42285"/>
    <w:rsid w:val="00A4360C"/>
    <w:rsid w:val="00A436F5"/>
    <w:rsid w:val="00A43B5B"/>
    <w:rsid w:val="00A455D1"/>
    <w:rsid w:val="00A47227"/>
    <w:rsid w:val="00A5058A"/>
    <w:rsid w:val="00A50C8C"/>
    <w:rsid w:val="00A517BA"/>
    <w:rsid w:val="00A51ECF"/>
    <w:rsid w:val="00A534DF"/>
    <w:rsid w:val="00A54D55"/>
    <w:rsid w:val="00A5627F"/>
    <w:rsid w:val="00A563CD"/>
    <w:rsid w:val="00A61BAE"/>
    <w:rsid w:val="00A6255C"/>
    <w:rsid w:val="00A67389"/>
    <w:rsid w:val="00A722F3"/>
    <w:rsid w:val="00A72B89"/>
    <w:rsid w:val="00A7558E"/>
    <w:rsid w:val="00A761B5"/>
    <w:rsid w:val="00A76722"/>
    <w:rsid w:val="00A7729E"/>
    <w:rsid w:val="00A832F1"/>
    <w:rsid w:val="00A83C8B"/>
    <w:rsid w:val="00A84DFD"/>
    <w:rsid w:val="00A8690D"/>
    <w:rsid w:val="00A86B29"/>
    <w:rsid w:val="00A90B68"/>
    <w:rsid w:val="00A90CB6"/>
    <w:rsid w:val="00A90E0C"/>
    <w:rsid w:val="00A92DCD"/>
    <w:rsid w:val="00A92FA1"/>
    <w:rsid w:val="00A96532"/>
    <w:rsid w:val="00A974DF"/>
    <w:rsid w:val="00AA05CD"/>
    <w:rsid w:val="00AA05D0"/>
    <w:rsid w:val="00AA0F2D"/>
    <w:rsid w:val="00AA1002"/>
    <w:rsid w:val="00AA1347"/>
    <w:rsid w:val="00AA14B2"/>
    <w:rsid w:val="00AA23EB"/>
    <w:rsid w:val="00AA3745"/>
    <w:rsid w:val="00AA5DF6"/>
    <w:rsid w:val="00AA6C35"/>
    <w:rsid w:val="00AA7C80"/>
    <w:rsid w:val="00AA7FAD"/>
    <w:rsid w:val="00AA7FB9"/>
    <w:rsid w:val="00AB1376"/>
    <w:rsid w:val="00AB328A"/>
    <w:rsid w:val="00AB3293"/>
    <w:rsid w:val="00AB3434"/>
    <w:rsid w:val="00AB78E0"/>
    <w:rsid w:val="00AB7E7B"/>
    <w:rsid w:val="00AC230D"/>
    <w:rsid w:val="00AC3B73"/>
    <w:rsid w:val="00AC4297"/>
    <w:rsid w:val="00AC44AD"/>
    <w:rsid w:val="00AC476D"/>
    <w:rsid w:val="00AC7787"/>
    <w:rsid w:val="00AC7E23"/>
    <w:rsid w:val="00AD0C94"/>
    <w:rsid w:val="00AD11A4"/>
    <w:rsid w:val="00AD2459"/>
    <w:rsid w:val="00AD4B8B"/>
    <w:rsid w:val="00AD7EEA"/>
    <w:rsid w:val="00AE1492"/>
    <w:rsid w:val="00AE27AF"/>
    <w:rsid w:val="00AE2D20"/>
    <w:rsid w:val="00AE373A"/>
    <w:rsid w:val="00AE4D5D"/>
    <w:rsid w:val="00AE5083"/>
    <w:rsid w:val="00AE62D1"/>
    <w:rsid w:val="00AE7407"/>
    <w:rsid w:val="00AE74BB"/>
    <w:rsid w:val="00AF08D6"/>
    <w:rsid w:val="00AF2119"/>
    <w:rsid w:val="00AF30EE"/>
    <w:rsid w:val="00AF412B"/>
    <w:rsid w:val="00AF5F50"/>
    <w:rsid w:val="00AF65A4"/>
    <w:rsid w:val="00AF6E8F"/>
    <w:rsid w:val="00AF7EC3"/>
    <w:rsid w:val="00AF7F1A"/>
    <w:rsid w:val="00B03ACF"/>
    <w:rsid w:val="00B05C82"/>
    <w:rsid w:val="00B071C2"/>
    <w:rsid w:val="00B11393"/>
    <w:rsid w:val="00B11EC9"/>
    <w:rsid w:val="00B129CB"/>
    <w:rsid w:val="00B12F99"/>
    <w:rsid w:val="00B131E6"/>
    <w:rsid w:val="00B15A5C"/>
    <w:rsid w:val="00B15B5A"/>
    <w:rsid w:val="00B16169"/>
    <w:rsid w:val="00B206F5"/>
    <w:rsid w:val="00B22486"/>
    <w:rsid w:val="00B256B4"/>
    <w:rsid w:val="00B25954"/>
    <w:rsid w:val="00B303DD"/>
    <w:rsid w:val="00B3249C"/>
    <w:rsid w:val="00B33906"/>
    <w:rsid w:val="00B33A34"/>
    <w:rsid w:val="00B34B39"/>
    <w:rsid w:val="00B34D74"/>
    <w:rsid w:val="00B3657B"/>
    <w:rsid w:val="00B410DE"/>
    <w:rsid w:val="00B415D3"/>
    <w:rsid w:val="00B41CC4"/>
    <w:rsid w:val="00B4204E"/>
    <w:rsid w:val="00B44C23"/>
    <w:rsid w:val="00B50938"/>
    <w:rsid w:val="00B50AF7"/>
    <w:rsid w:val="00B51FE9"/>
    <w:rsid w:val="00B5448B"/>
    <w:rsid w:val="00B54E96"/>
    <w:rsid w:val="00B55A2A"/>
    <w:rsid w:val="00B55CF1"/>
    <w:rsid w:val="00B61A21"/>
    <w:rsid w:val="00B62055"/>
    <w:rsid w:val="00B62FD6"/>
    <w:rsid w:val="00B633F7"/>
    <w:rsid w:val="00B63B7B"/>
    <w:rsid w:val="00B64472"/>
    <w:rsid w:val="00B6596E"/>
    <w:rsid w:val="00B65C70"/>
    <w:rsid w:val="00B66498"/>
    <w:rsid w:val="00B6712D"/>
    <w:rsid w:val="00B67662"/>
    <w:rsid w:val="00B6768A"/>
    <w:rsid w:val="00B67B66"/>
    <w:rsid w:val="00B7411D"/>
    <w:rsid w:val="00B75CDF"/>
    <w:rsid w:val="00B761E7"/>
    <w:rsid w:val="00B77CEB"/>
    <w:rsid w:val="00B77E38"/>
    <w:rsid w:val="00B82A8C"/>
    <w:rsid w:val="00B850DE"/>
    <w:rsid w:val="00B8527C"/>
    <w:rsid w:val="00B86E79"/>
    <w:rsid w:val="00B87519"/>
    <w:rsid w:val="00B90FAD"/>
    <w:rsid w:val="00B91899"/>
    <w:rsid w:val="00B91B0F"/>
    <w:rsid w:val="00B93237"/>
    <w:rsid w:val="00B94937"/>
    <w:rsid w:val="00B94CBF"/>
    <w:rsid w:val="00B96726"/>
    <w:rsid w:val="00B96C39"/>
    <w:rsid w:val="00B96F5E"/>
    <w:rsid w:val="00BA037C"/>
    <w:rsid w:val="00BA09C6"/>
    <w:rsid w:val="00BA166B"/>
    <w:rsid w:val="00BA3BD0"/>
    <w:rsid w:val="00BA3FF8"/>
    <w:rsid w:val="00BA4ECD"/>
    <w:rsid w:val="00BA685A"/>
    <w:rsid w:val="00BA6FEC"/>
    <w:rsid w:val="00BA71A1"/>
    <w:rsid w:val="00BA7C83"/>
    <w:rsid w:val="00BA7DD8"/>
    <w:rsid w:val="00BB4A3B"/>
    <w:rsid w:val="00BB5CED"/>
    <w:rsid w:val="00BC00A4"/>
    <w:rsid w:val="00BC11CD"/>
    <w:rsid w:val="00BC1B8F"/>
    <w:rsid w:val="00BC3651"/>
    <w:rsid w:val="00BC38EB"/>
    <w:rsid w:val="00BC39AA"/>
    <w:rsid w:val="00BC53DD"/>
    <w:rsid w:val="00BC7EB4"/>
    <w:rsid w:val="00BD0274"/>
    <w:rsid w:val="00BD4264"/>
    <w:rsid w:val="00BD594B"/>
    <w:rsid w:val="00BD6F21"/>
    <w:rsid w:val="00BE0443"/>
    <w:rsid w:val="00BE11CF"/>
    <w:rsid w:val="00BE1562"/>
    <w:rsid w:val="00BE50CD"/>
    <w:rsid w:val="00BE609E"/>
    <w:rsid w:val="00BE657E"/>
    <w:rsid w:val="00BE6AC3"/>
    <w:rsid w:val="00BF0F5F"/>
    <w:rsid w:val="00BF2202"/>
    <w:rsid w:val="00BF55F4"/>
    <w:rsid w:val="00BF6188"/>
    <w:rsid w:val="00BF739A"/>
    <w:rsid w:val="00BF74B9"/>
    <w:rsid w:val="00BF788B"/>
    <w:rsid w:val="00C004F6"/>
    <w:rsid w:val="00C03AA1"/>
    <w:rsid w:val="00C045E0"/>
    <w:rsid w:val="00C05B17"/>
    <w:rsid w:val="00C077D1"/>
    <w:rsid w:val="00C078A0"/>
    <w:rsid w:val="00C11B96"/>
    <w:rsid w:val="00C11FCA"/>
    <w:rsid w:val="00C1226A"/>
    <w:rsid w:val="00C14915"/>
    <w:rsid w:val="00C15F01"/>
    <w:rsid w:val="00C17911"/>
    <w:rsid w:val="00C21B8F"/>
    <w:rsid w:val="00C235DA"/>
    <w:rsid w:val="00C246BA"/>
    <w:rsid w:val="00C26DFB"/>
    <w:rsid w:val="00C30054"/>
    <w:rsid w:val="00C30235"/>
    <w:rsid w:val="00C314DB"/>
    <w:rsid w:val="00C3168F"/>
    <w:rsid w:val="00C329DF"/>
    <w:rsid w:val="00C32C1E"/>
    <w:rsid w:val="00C332D9"/>
    <w:rsid w:val="00C33E2F"/>
    <w:rsid w:val="00C3428D"/>
    <w:rsid w:val="00C343B5"/>
    <w:rsid w:val="00C34816"/>
    <w:rsid w:val="00C34C90"/>
    <w:rsid w:val="00C35F5D"/>
    <w:rsid w:val="00C36A06"/>
    <w:rsid w:val="00C4151A"/>
    <w:rsid w:val="00C4215A"/>
    <w:rsid w:val="00C42779"/>
    <w:rsid w:val="00C43197"/>
    <w:rsid w:val="00C43DD4"/>
    <w:rsid w:val="00C44D36"/>
    <w:rsid w:val="00C45787"/>
    <w:rsid w:val="00C468A4"/>
    <w:rsid w:val="00C46933"/>
    <w:rsid w:val="00C478EE"/>
    <w:rsid w:val="00C50C34"/>
    <w:rsid w:val="00C51B78"/>
    <w:rsid w:val="00C528FC"/>
    <w:rsid w:val="00C52BBC"/>
    <w:rsid w:val="00C531D4"/>
    <w:rsid w:val="00C53A27"/>
    <w:rsid w:val="00C54124"/>
    <w:rsid w:val="00C55082"/>
    <w:rsid w:val="00C55EE9"/>
    <w:rsid w:val="00C6422F"/>
    <w:rsid w:val="00C64C0B"/>
    <w:rsid w:val="00C64F89"/>
    <w:rsid w:val="00C65F1A"/>
    <w:rsid w:val="00C6673F"/>
    <w:rsid w:val="00C6728C"/>
    <w:rsid w:val="00C67847"/>
    <w:rsid w:val="00C70052"/>
    <w:rsid w:val="00C7078D"/>
    <w:rsid w:val="00C71410"/>
    <w:rsid w:val="00C721A1"/>
    <w:rsid w:val="00C730A6"/>
    <w:rsid w:val="00C736D4"/>
    <w:rsid w:val="00C746F5"/>
    <w:rsid w:val="00C7470F"/>
    <w:rsid w:val="00C7561C"/>
    <w:rsid w:val="00C75D05"/>
    <w:rsid w:val="00C76B52"/>
    <w:rsid w:val="00C76DB1"/>
    <w:rsid w:val="00C76FB6"/>
    <w:rsid w:val="00C80303"/>
    <w:rsid w:val="00C80430"/>
    <w:rsid w:val="00C82297"/>
    <w:rsid w:val="00C827BA"/>
    <w:rsid w:val="00C83532"/>
    <w:rsid w:val="00C85607"/>
    <w:rsid w:val="00C85830"/>
    <w:rsid w:val="00C8596C"/>
    <w:rsid w:val="00C86739"/>
    <w:rsid w:val="00C867F3"/>
    <w:rsid w:val="00C86CBD"/>
    <w:rsid w:val="00C87014"/>
    <w:rsid w:val="00C90669"/>
    <w:rsid w:val="00C9158D"/>
    <w:rsid w:val="00C91F44"/>
    <w:rsid w:val="00C9332E"/>
    <w:rsid w:val="00C95158"/>
    <w:rsid w:val="00C95DB8"/>
    <w:rsid w:val="00C96D99"/>
    <w:rsid w:val="00C96FFB"/>
    <w:rsid w:val="00C97930"/>
    <w:rsid w:val="00CA0494"/>
    <w:rsid w:val="00CA2359"/>
    <w:rsid w:val="00CA2BAE"/>
    <w:rsid w:val="00CA587B"/>
    <w:rsid w:val="00CB0C16"/>
    <w:rsid w:val="00CB1023"/>
    <w:rsid w:val="00CB11AC"/>
    <w:rsid w:val="00CB227A"/>
    <w:rsid w:val="00CB4C78"/>
    <w:rsid w:val="00CB73C4"/>
    <w:rsid w:val="00CB78B9"/>
    <w:rsid w:val="00CC08FD"/>
    <w:rsid w:val="00CC1044"/>
    <w:rsid w:val="00CC1569"/>
    <w:rsid w:val="00CC2373"/>
    <w:rsid w:val="00CC32F3"/>
    <w:rsid w:val="00CC352A"/>
    <w:rsid w:val="00CC4081"/>
    <w:rsid w:val="00CC4583"/>
    <w:rsid w:val="00CC59F9"/>
    <w:rsid w:val="00CC66CD"/>
    <w:rsid w:val="00CC755F"/>
    <w:rsid w:val="00CD029C"/>
    <w:rsid w:val="00CD0668"/>
    <w:rsid w:val="00CD0A63"/>
    <w:rsid w:val="00CD270E"/>
    <w:rsid w:val="00CD3801"/>
    <w:rsid w:val="00CD4717"/>
    <w:rsid w:val="00CD5129"/>
    <w:rsid w:val="00CD7134"/>
    <w:rsid w:val="00CE037C"/>
    <w:rsid w:val="00CE100C"/>
    <w:rsid w:val="00CE25ED"/>
    <w:rsid w:val="00CE26DE"/>
    <w:rsid w:val="00CE29A7"/>
    <w:rsid w:val="00CE3101"/>
    <w:rsid w:val="00CE5248"/>
    <w:rsid w:val="00CE5389"/>
    <w:rsid w:val="00CE55F0"/>
    <w:rsid w:val="00CE6529"/>
    <w:rsid w:val="00CE6667"/>
    <w:rsid w:val="00CE683C"/>
    <w:rsid w:val="00CE7787"/>
    <w:rsid w:val="00CF11BD"/>
    <w:rsid w:val="00CF162F"/>
    <w:rsid w:val="00CF4514"/>
    <w:rsid w:val="00CF4BBB"/>
    <w:rsid w:val="00CF4D19"/>
    <w:rsid w:val="00CF6BCC"/>
    <w:rsid w:val="00CF785B"/>
    <w:rsid w:val="00CF7899"/>
    <w:rsid w:val="00D00702"/>
    <w:rsid w:val="00D0277D"/>
    <w:rsid w:val="00D0283B"/>
    <w:rsid w:val="00D03123"/>
    <w:rsid w:val="00D0731C"/>
    <w:rsid w:val="00D113D7"/>
    <w:rsid w:val="00D1262E"/>
    <w:rsid w:val="00D12829"/>
    <w:rsid w:val="00D15C1A"/>
    <w:rsid w:val="00D224A5"/>
    <w:rsid w:val="00D23983"/>
    <w:rsid w:val="00D23D1F"/>
    <w:rsid w:val="00D27C53"/>
    <w:rsid w:val="00D330DA"/>
    <w:rsid w:val="00D3324D"/>
    <w:rsid w:val="00D33684"/>
    <w:rsid w:val="00D33C51"/>
    <w:rsid w:val="00D3436D"/>
    <w:rsid w:val="00D352B3"/>
    <w:rsid w:val="00D35E2B"/>
    <w:rsid w:val="00D378D5"/>
    <w:rsid w:val="00D4017E"/>
    <w:rsid w:val="00D40EFA"/>
    <w:rsid w:val="00D420C9"/>
    <w:rsid w:val="00D439D6"/>
    <w:rsid w:val="00D43C85"/>
    <w:rsid w:val="00D450FA"/>
    <w:rsid w:val="00D45291"/>
    <w:rsid w:val="00D462D4"/>
    <w:rsid w:val="00D46858"/>
    <w:rsid w:val="00D47644"/>
    <w:rsid w:val="00D47C1B"/>
    <w:rsid w:val="00D5014C"/>
    <w:rsid w:val="00D5132B"/>
    <w:rsid w:val="00D51C85"/>
    <w:rsid w:val="00D52EAE"/>
    <w:rsid w:val="00D53EDB"/>
    <w:rsid w:val="00D5561A"/>
    <w:rsid w:val="00D5640E"/>
    <w:rsid w:val="00D56EC6"/>
    <w:rsid w:val="00D57560"/>
    <w:rsid w:val="00D63655"/>
    <w:rsid w:val="00D65186"/>
    <w:rsid w:val="00D65420"/>
    <w:rsid w:val="00D65E04"/>
    <w:rsid w:val="00D665C0"/>
    <w:rsid w:val="00D66E30"/>
    <w:rsid w:val="00D676E7"/>
    <w:rsid w:val="00D67B23"/>
    <w:rsid w:val="00D72675"/>
    <w:rsid w:val="00D7473B"/>
    <w:rsid w:val="00D74A74"/>
    <w:rsid w:val="00D7600C"/>
    <w:rsid w:val="00D769E6"/>
    <w:rsid w:val="00D773C0"/>
    <w:rsid w:val="00D83D3C"/>
    <w:rsid w:val="00D83D4B"/>
    <w:rsid w:val="00D84094"/>
    <w:rsid w:val="00D84B6B"/>
    <w:rsid w:val="00D854FC"/>
    <w:rsid w:val="00D85921"/>
    <w:rsid w:val="00D85ECC"/>
    <w:rsid w:val="00D86206"/>
    <w:rsid w:val="00D86921"/>
    <w:rsid w:val="00D91268"/>
    <w:rsid w:val="00D91749"/>
    <w:rsid w:val="00D9251B"/>
    <w:rsid w:val="00D92FC6"/>
    <w:rsid w:val="00D9333F"/>
    <w:rsid w:val="00D94D26"/>
    <w:rsid w:val="00D94E6C"/>
    <w:rsid w:val="00D94EF7"/>
    <w:rsid w:val="00D952AA"/>
    <w:rsid w:val="00D962EE"/>
    <w:rsid w:val="00D96A6E"/>
    <w:rsid w:val="00D97D62"/>
    <w:rsid w:val="00D9E0C4"/>
    <w:rsid w:val="00DA04B5"/>
    <w:rsid w:val="00DA0726"/>
    <w:rsid w:val="00DA28B5"/>
    <w:rsid w:val="00DA29D8"/>
    <w:rsid w:val="00DA3923"/>
    <w:rsid w:val="00DA46C2"/>
    <w:rsid w:val="00DA5564"/>
    <w:rsid w:val="00DA565E"/>
    <w:rsid w:val="00DA5D54"/>
    <w:rsid w:val="00DA63E8"/>
    <w:rsid w:val="00DA6E0B"/>
    <w:rsid w:val="00DB3BB3"/>
    <w:rsid w:val="00DB558F"/>
    <w:rsid w:val="00DB6A71"/>
    <w:rsid w:val="00DB709C"/>
    <w:rsid w:val="00DC0CAC"/>
    <w:rsid w:val="00DC1A34"/>
    <w:rsid w:val="00DC3D45"/>
    <w:rsid w:val="00DC498A"/>
    <w:rsid w:val="00DC52D3"/>
    <w:rsid w:val="00DC7E6C"/>
    <w:rsid w:val="00DD0971"/>
    <w:rsid w:val="00DD1702"/>
    <w:rsid w:val="00DD1962"/>
    <w:rsid w:val="00DD5B7F"/>
    <w:rsid w:val="00DD6697"/>
    <w:rsid w:val="00DE0388"/>
    <w:rsid w:val="00DE4ED6"/>
    <w:rsid w:val="00DE64AC"/>
    <w:rsid w:val="00DE69E9"/>
    <w:rsid w:val="00DE7B62"/>
    <w:rsid w:val="00DF07BF"/>
    <w:rsid w:val="00DF4457"/>
    <w:rsid w:val="00DF7E05"/>
    <w:rsid w:val="00E0019F"/>
    <w:rsid w:val="00E01BAD"/>
    <w:rsid w:val="00E027EC"/>
    <w:rsid w:val="00E0418F"/>
    <w:rsid w:val="00E042BE"/>
    <w:rsid w:val="00E045D1"/>
    <w:rsid w:val="00E13409"/>
    <w:rsid w:val="00E14D5F"/>
    <w:rsid w:val="00E20343"/>
    <w:rsid w:val="00E21341"/>
    <w:rsid w:val="00E21A51"/>
    <w:rsid w:val="00E22ADA"/>
    <w:rsid w:val="00E2489F"/>
    <w:rsid w:val="00E2494E"/>
    <w:rsid w:val="00E24F96"/>
    <w:rsid w:val="00E252D8"/>
    <w:rsid w:val="00E31888"/>
    <w:rsid w:val="00E31CE6"/>
    <w:rsid w:val="00E3216E"/>
    <w:rsid w:val="00E33D3A"/>
    <w:rsid w:val="00E34B0B"/>
    <w:rsid w:val="00E378ED"/>
    <w:rsid w:val="00E40C79"/>
    <w:rsid w:val="00E418A3"/>
    <w:rsid w:val="00E427AC"/>
    <w:rsid w:val="00E429E3"/>
    <w:rsid w:val="00E42A85"/>
    <w:rsid w:val="00E44037"/>
    <w:rsid w:val="00E4423E"/>
    <w:rsid w:val="00E44B2D"/>
    <w:rsid w:val="00E451DD"/>
    <w:rsid w:val="00E455AA"/>
    <w:rsid w:val="00E50A78"/>
    <w:rsid w:val="00E50AD4"/>
    <w:rsid w:val="00E515B9"/>
    <w:rsid w:val="00E529DB"/>
    <w:rsid w:val="00E534C1"/>
    <w:rsid w:val="00E53737"/>
    <w:rsid w:val="00E54904"/>
    <w:rsid w:val="00E54E46"/>
    <w:rsid w:val="00E569CF"/>
    <w:rsid w:val="00E60429"/>
    <w:rsid w:val="00E61623"/>
    <w:rsid w:val="00E61A2C"/>
    <w:rsid w:val="00E620F6"/>
    <w:rsid w:val="00E6444E"/>
    <w:rsid w:val="00E65C40"/>
    <w:rsid w:val="00E65EBC"/>
    <w:rsid w:val="00E67A78"/>
    <w:rsid w:val="00E70C9B"/>
    <w:rsid w:val="00E71ECD"/>
    <w:rsid w:val="00E72F16"/>
    <w:rsid w:val="00E7313A"/>
    <w:rsid w:val="00E805E2"/>
    <w:rsid w:val="00E82037"/>
    <w:rsid w:val="00E83666"/>
    <w:rsid w:val="00E83B6D"/>
    <w:rsid w:val="00E870DA"/>
    <w:rsid w:val="00E90548"/>
    <w:rsid w:val="00E91252"/>
    <w:rsid w:val="00E91954"/>
    <w:rsid w:val="00E929F8"/>
    <w:rsid w:val="00E92EC2"/>
    <w:rsid w:val="00E93823"/>
    <w:rsid w:val="00E93DD6"/>
    <w:rsid w:val="00E94BEA"/>
    <w:rsid w:val="00E96F67"/>
    <w:rsid w:val="00E9708D"/>
    <w:rsid w:val="00EA1AF9"/>
    <w:rsid w:val="00EA1EE5"/>
    <w:rsid w:val="00EA32CE"/>
    <w:rsid w:val="00EA36A9"/>
    <w:rsid w:val="00EA7673"/>
    <w:rsid w:val="00EAAAB1"/>
    <w:rsid w:val="00EB168A"/>
    <w:rsid w:val="00EB2E48"/>
    <w:rsid w:val="00EB3CFB"/>
    <w:rsid w:val="00EB3FA2"/>
    <w:rsid w:val="00EC01FD"/>
    <w:rsid w:val="00EC1751"/>
    <w:rsid w:val="00EC1C40"/>
    <w:rsid w:val="00EC2B97"/>
    <w:rsid w:val="00EC2F63"/>
    <w:rsid w:val="00EC3244"/>
    <w:rsid w:val="00EC3E5B"/>
    <w:rsid w:val="00EC4623"/>
    <w:rsid w:val="00EC4A72"/>
    <w:rsid w:val="00EC4BCB"/>
    <w:rsid w:val="00EC4DA4"/>
    <w:rsid w:val="00EC6661"/>
    <w:rsid w:val="00EC7CCD"/>
    <w:rsid w:val="00ED035B"/>
    <w:rsid w:val="00ED04FB"/>
    <w:rsid w:val="00ED0A5C"/>
    <w:rsid w:val="00ED0DA4"/>
    <w:rsid w:val="00ED219E"/>
    <w:rsid w:val="00ED29BB"/>
    <w:rsid w:val="00ED2E3C"/>
    <w:rsid w:val="00ED300C"/>
    <w:rsid w:val="00ED3DAF"/>
    <w:rsid w:val="00EE1537"/>
    <w:rsid w:val="00EE189E"/>
    <w:rsid w:val="00EE346E"/>
    <w:rsid w:val="00EE38D3"/>
    <w:rsid w:val="00EE3FEC"/>
    <w:rsid w:val="00EE49D3"/>
    <w:rsid w:val="00EE4B36"/>
    <w:rsid w:val="00EF0006"/>
    <w:rsid w:val="00EF15E5"/>
    <w:rsid w:val="00EF249A"/>
    <w:rsid w:val="00EF2CC7"/>
    <w:rsid w:val="00EF3E70"/>
    <w:rsid w:val="00EF5CE8"/>
    <w:rsid w:val="00EF7C52"/>
    <w:rsid w:val="00F0102E"/>
    <w:rsid w:val="00F01E96"/>
    <w:rsid w:val="00F02612"/>
    <w:rsid w:val="00F039B3"/>
    <w:rsid w:val="00F05B46"/>
    <w:rsid w:val="00F068C3"/>
    <w:rsid w:val="00F06A40"/>
    <w:rsid w:val="00F06BE5"/>
    <w:rsid w:val="00F06D07"/>
    <w:rsid w:val="00F10ED5"/>
    <w:rsid w:val="00F12018"/>
    <w:rsid w:val="00F137D1"/>
    <w:rsid w:val="00F13CA6"/>
    <w:rsid w:val="00F154B4"/>
    <w:rsid w:val="00F164A5"/>
    <w:rsid w:val="00F16D1B"/>
    <w:rsid w:val="00F2032B"/>
    <w:rsid w:val="00F217C1"/>
    <w:rsid w:val="00F21CF9"/>
    <w:rsid w:val="00F22FC9"/>
    <w:rsid w:val="00F240C3"/>
    <w:rsid w:val="00F2624B"/>
    <w:rsid w:val="00F27050"/>
    <w:rsid w:val="00F2712E"/>
    <w:rsid w:val="00F27150"/>
    <w:rsid w:val="00F27CBC"/>
    <w:rsid w:val="00F27F8F"/>
    <w:rsid w:val="00F314EF"/>
    <w:rsid w:val="00F34AC5"/>
    <w:rsid w:val="00F36D29"/>
    <w:rsid w:val="00F41D5D"/>
    <w:rsid w:val="00F41F8E"/>
    <w:rsid w:val="00F42933"/>
    <w:rsid w:val="00F42CA0"/>
    <w:rsid w:val="00F42EF0"/>
    <w:rsid w:val="00F43013"/>
    <w:rsid w:val="00F45717"/>
    <w:rsid w:val="00F50EDB"/>
    <w:rsid w:val="00F51D96"/>
    <w:rsid w:val="00F52133"/>
    <w:rsid w:val="00F5270B"/>
    <w:rsid w:val="00F53E87"/>
    <w:rsid w:val="00F55565"/>
    <w:rsid w:val="00F5559C"/>
    <w:rsid w:val="00F557B5"/>
    <w:rsid w:val="00F557F2"/>
    <w:rsid w:val="00F5677E"/>
    <w:rsid w:val="00F609A9"/>
    <w:rsid w:val="00F61662"/>
    <w:rsid w:val="00F61E0E"/>
    <w:rsid w:val="00F62B06"/>
    <w:rsid w:val="00F654C0"/>
    <w:rsid w:val="00F67BF9"/>
    <w:rsid w:val="00F67D75"/>
    <w:rsid w:val="00F720AC"/>
    <w:rsid w:val="00F733DA"/>
    <w:rsid w:val="00F7418B"/>
    <w:rsid w:val="00F747AE"/>
    <w:rsid w:val="00F7716A"/>
    <w:rsid w:val="00F77BD1"/>
    <w:rsid w:val="00F806F1"/>
    <w:rsid w:val="00F8093C"/>
    <w:rsid w:val="00F822A1"/>
    <w:rsid w:val="00F82684"/>
    <w:rsid w:val="00F83903"/>
    <w:rsid w:val="00F847A5"/>
    <w:rsid w:val="00F86140"/>
    <w:rsid w:val="00F86676"/>
    <w:rsid w:val="00F902FB"/>
    <w:rsid w:val="00F9256B"/>
    <w:rsid w:val="00F92783"/>
    <w:rsid w:val="00F93F61"/>
    <w:rsid w:val="00F95C84"/>
    <w:rsid w:val="00F972F3"/>
    <w:rsid w:val="00F9796C"/>
    <w:rsid w:val="00FA4A88"/>
    <w:rsid w:val="00FA5BC6"/>
    <w:rsid w:val="00FA6306"/>
    <w:rsid w:val="00FA77E4"/>
    <w:rsid w:val="00FB178F"/>
    <w:rsid w:val="00FB1D4F"/>
    <w:rsid w:val="00FB2978"/>
    <w:rsid w:val="00FB2C74"/>
    <w:rsid w:val="00FB4B79"/>
    <w:rsid w:val="00FB5DBD"/>
    <w:rsid w:val="00FB7255"/>
    <w:rsid w:val="00FB7F91"/>
    <w:rsid w:val="00FC0048"/>
    <w:rsid w:val="00FC3DDB"/>
    <w:rsid w:val="00FC5537"/>
    <w:rsid w:val="00FC6417"/>
    <w:rsid w:val="00FC6698"/>
    <w:rsid w:val="00FC692D"/>
    <w:rsid w:val="00FC7FF9"/>
    <w:rsid w:val="00FD0C1C"/>
    <w:rsid w:val="00FD1131"/>
    <w:rsid w:val="00FD1BE6"/>
    <w:rsid w:val="00FD42F8"/>
    <w:rsid w:val="00FD4A78"/>
    <w:rsid w:val="00FD6829"/>
    <w:rsid w:val="00FE3678"/>
    <w:rsid w:val="00FE3CC7"/>
    <w:rsid w:val="00FE3FF4"/>
    <w:rsid w:val="00FE5432"/>
    <w:rsid w:val="00FE75B6"/>
    <w:rsid w:val="00FF02D1"/>
    <w:rsid w:val="00FF3BB6"/>
    <w:rsid w:val="00FF6AE1"/>
    <w:rsid w:val="00FF7565"/>
    <w:rsid w:val="0146395F"/>
    <w:rsid w:val="01730410"/>
    <w:rsid w:val="017DB41D"/>
    <w:rsid w:val="01D4EC9A"/>
    <w:rsid w:val="01E2CE6D"/>
    <w:rsid w:val="01F6FDA1"/>
    <w:rsid w:val="020479D2"/>
    <w:rsid w:val="0231783C"/>
    <w:rsid w:val="02489D78"/>
    <w:rsid w:val="02CE0C62"/>
    <w:rsid w:val="02DCACD8"/>
    <w:rsid w:val="032310D0"/>
    <w:rsid w:val="03296C76"/>
    <w:rsid w:val="032BF8CA"/>
    <w:rsid w:val="034BACEC"/>
    <w:rsid w:val="035334D0"/>
    <w:rsid w:val="03AEC37E"/>
    <w:rsid w:val="03C7EACD"/>
    <w:rsid w:val="03CBF31F"/>
    <w:rsid w:val="03F3BA6D"/>
    <w:rsid w:val="03F81078"/>
    <w:rsid w:val="0440065C"/>
    <w:rsid w:val="04485939"/>
    <w:rsid w:val="04C78D6D"/>
    <w:rsid w:val="04C887E1"/>
    <w:rsid w:val="04CFEA32"/>
    <w:rsid w:val="05413092"/>
    <w:rsid w:val="054E5322"/>
    <w:rsid w:val="05619C62"/>
    <w:rsid w:val="056FCCB1"/>
    <w:rsid w:val="057111CC"/>
    <w:rsid w:val="05B3D169"/>
    <w:rsid w:val="05EAC0F2"/>
    <w:rsid w:val="05F344F5"/>
    <w:rsid w:val="0637CAFA"/>
    <w:rsid w:val="064F04C9"/>
    <w:rsid w:val="0696BE3F"/>
    <w:rsid w:val="06C940BC"/>
    <w:rsid w:val="06D56461"/>
    <w:rsid w:val="06E07090"/>
    <w:rsid w:val="06EA22D3"/>
    <w:rsid w:val="07132EDE"/>
    <w:rsid w:val="07259A50"/>
    <w:rsid w:val="07282A06"/>
    <w:rsid w:val="075FECC5"/>
    <w:rsid w:val="07770FA6"/>
    <w:rsid w:val="078E9A84"/>
    <w:rsid w:val="07995391"/>
    <w:rsid w:val="07B2D370"/>
    <w:rsid w:val="07E40D94"/>
    <w:rsid w:val="080E79B5"/>
    <w:rsid w:val="0828DBAD"/>
    <w:rsid w:val="087F02C8"/>
    <w:rsid w:val="08B8C6FA"/>
    <w:rsid w:val="08CF35FD"/>
    <w:rsid w:val="08F0F739"/>
    <w:rsid w:val="08F26442"/>
    <w:rsid w:val="090200EA"/>
    <w:rsid w:val="090B810C"/>
    <w:rsid w:val="092FD1A2"/>
    <w:rsid w:val="09318F08"/>
    <w:rsid w:val="0943D9AB"/>
    <w:rsid w:val="095A4119"/>
    <w:rsid w:val="0983DA04"/>
    <w:rsid w:val="09928FBD"/>
    <w:rsid w:val="09E86E8E"/>
    <w:rsid w:val="0A3AC3B9"/>
    <w:rsid w:val="0A6DE26B"/>
    <w:rsid w:val="0A8B65EC"/>
    <w:rsid w:val="0AB40EE8"/>
    <w:rsid w:val="0ABA29C3"/>
    <w:rsid w:val="0AE2C73F"/>
    <w:rsid w:val="0AE374E2"/>
    <w:rsid w:val="0B031D71"/>
    <w:rsid w:val="0B3E2DEC"/>
    <w:rsid w:val="0B57BAF0"/>
    <w:rsid w:val="0B63BD41"/>
    <w:rsid w:val="0B949333"/>
    <w:rsid w:val="0BC99C5A"/>
    <w:rsid w:val="0BE4769D"/>
    <w:rsid w:val="0BEF89A6"/>
    <w:rsid w:val="0C110335"/>
    <w:rsid w:val="0C4C5374"/>
    <w:rsid w:val="0C5DB592"/>
    <w:rsid w:val="0C77D85A"/>
    <w:rsid w:val="0C81AC4A"/>
    <w:rsid w:val="0C81D4F9"/>
    <w:rsid w:val="0CCCDCFA"/>
    <w:rsid w:val="0CD2DCBB"/>
    <w:rsid w:val="0D016C29"/>
    <w:rsid w:val="0D4C5910"/>
    <w:rsid w:val="0D6CC122"/>
    <w:rsid w:val="0D6E6A17"/>
    <w:rsid w:val="0D853F2C"/>
    <w:rsid w:val="0DA62143"/>
    <w:rsid w:val="0DF607DB"/>
    <w:rsid w:val="0E2C77B9"/>
    <w:rsid w:val="0E31D3F1"/>
    <w:rsid w:val="0E672FD0"/>
    <w:rsid w:val="0E6F60DE"/>
    <w:rsid w:val="0E919209"/>
    <w:rsid w:val="0E95DD8F"/>
    <w:rsid w:val="0ECBF5DC"/>
    <w:rsid w:val="0EEEB38B"/>
    <w:rsid w:val="0EF17612"/>
    <w:rsid w:val="0EFC2524"/>
    <w:rsid w:val="0F835CBE"/>
    <w:rsid w:val="0F96CA2E"/>
    <w:rsid w:val="0FA00F45"/>
    <w:rsid w:val="0FA1E058"/>
    <w:rsid w:val="0FA40CFF"/>
    <w:rsid w:val="0FACFFA4"/>
    <w:rsid w:val="0FF37E84"/>
    <w:rsid w:val="100A172B"/>
    <w:rsid w:val="105AB95E"/>
    <w:rsid w:val="10775187"/>
    <w:rsid w:val="10B1F1C8"/>
    <w:rsid w:val="10DF9305"/>
    <w:rsid w:val="10EA133A"/>
    <w:rsid w:val="10EA417A"/>
    <w:rsid w:val="10EC2F20"/>
    <w:rsid w:val="10FF94F3"/>
    <w:rsid w:val="11192CA2"/>
    <w:rsid w:val="11205A64"/>
    <w:rsid w:val="1123E64C"/>
    <w:rsid w:val="112DFDE6"/>
    <w:rsid w:val="113C128A"/>
    <w:rsid w:val="11406895"/>
    <w:rsid w:val="1141D59E"/>
    <w:rsid w:val="11682945"/>
    <w:rsid w:val="117BE012"/>
    <w:rsid w:val="118670E6"/>
    <w:rsid w:val="1187EFEA"/>
    <w:rsid w:val="11885E79"/>
    <w:rsid w:val="11B25D06"/>
    <w:rsid w:val="11B3C864"/>
    <w:rsid w:val="120B5425"/>
    <w:rsid w:val="12316819"/>
    <w:rsid w:val="123A5356"/>
    <w:rsid w:val="12678E41"/>
    <w:rsid w:val="1285A18E"/>
    <w:rsid w:val="1293F2B3"/>
    <w:rsid w:val="12E38FB4"/>
    <w:rsid w:val="12FD1BBD"/>
    <w:rsid w:val="1307D4CA"/>
    <w:rsid w:val="135FE3C0"/>
    <w:rsid w:val="1396E3AC"/>
    <w:rsid w:val="13ED8401"/>
    <w:rsid w:val="13F8FBDB"/>
    <w:rsid w:val="14B67386"/>
    <w:rsid w:val="14BD33C7"/>
    <w:rsid w:val="14C2999C"/>
    <w:rsid w:val="14C8C252"/>
    <w:rsid w:val="14DFB40D"/>
    <w:rsid w:val="150EA930"/>
    <w:rsid w:val="152A453A"/>
    <w:rsid w:val="152C65B1"/>
    <w:rsid w:val="1576AD32"/>
    <w:rsid w:val="15A8A48D"/>
    <w:rsid w:val="15D5A20F"/>
    <w:rsid w:val="15D96A9D"/>
    <w:rsid w:val="15E8B87E"/>
    <w:rsid w:val="16090D18"/>
    <w:rsid w:val="161F8F94"/>
    <w:rsid w:val="16229021"/>
    <w:rsid w:val="162DAF6D"/>
    <w:rsid w:val="163590B0"/>
    <w:rsid w:val="164A5907"/>
    <w:rsid w:val="16D6ADB2"/>
    <w:rsid w:val="16DCCAE8"/>
    <w:rsid w:val="16DF965C"/>
    <w:rsid w:val="16E48E8A"/>
    <w:rsid w:val="16FD5158"/>
    <w:rsid w:val="17395F8A"/>
    <w:rsid w:val="174FF749"/>
    <w:rsid w:val="182BCCFF"/>
    <w:rsid w:val="18582FFB"/>
    <w:rsid w:val="1888BD5B"/>
    <w:rsid w:val="18988B29"/>
    <w:rsid w:val="18AE4DF4"/>
    <w:rsid w:val="196972DF"/>
    <w:rsid w:val="1983C91E"/>
    <w:rsid w:val="199761D5"/>
    <w:rsid w:val="19A0F8D2"/>
    <w:rsid w:val="19A317B1"/>
    <w:rsid w:val="19B84E84"/>
    <w:rsid w:val="19D1A8B7"/>
    <w:rsid w:val="1A05A3E3"/>
    <w:rsid w:val="1A16DEBA"/>
    <w:rsid w:val="1A42FCC3"/>
    <w:rsid w:val="1A6802C6"/>
    <w:rsid w:val="1A806A23"/>
    <w:rsid w:val="1AD14B57"/>
    <w:rsid w:val="1AEE7960"/>
    <w:rsid w:val="1AF6BEC2"/>
    <w:rsid w:val="1B16414B"/>
    <w:rsid w:val="1B6CA532"/>
    <w:rsid w:val="1B7CEE95"/>
    <w:rsid w:val="1C2BEE07"/>
    <w:rsid w:val="1C3FE9BA"/>
    <w:rsid w:val="1C58C2B3"/>
    <w:rsid w:val="1C783A09"/>
    <w:rsid w:val="1C7C0297"/>
    <w:rsid w:val="1CEA614B"/>
    <w:rsid w:val="1CF67123"/>
    <w:rsid w:val="1D519CE3"/>
    <w:rsid w:val="1D54A69A"/>
    <w:rsid w:val="1D6222CB"/>
    <w:rsid w:val="1D7FDEB8"/>
    <w:rsid w:val="1DA8D48F"/>
    <w:rsid w:val="1DB54B96"/>
    <w:rsid w:val="1DB6E788"/>
    <w:rsid w:val="1E189359"/>
    <w:rsid w:val="1E2582AA"/>
    <w:rsid w:val="1E329997"/>
    <w:rsid w:val="1E65275C"/>
    <w:rsid w:val="1E6AAABF"/>
    <w:rsid w:val="1E6C3E69"/>
    <w:rsid w:val="1EA67BAE"/>
    <w:rsid w:val="1ED04807"/>
    <w:rsid w:val="1EFAB523"/>
    <w:rsid w:val="1EFF53F2"/>
    <w:rsid w:val="1F0BBED4"/>
    <w:rsid w:val="1F368F9C"/>
    <w:rsid w:val="1F53DB46"/>
    <w:rsid w:val="1F79C036"/>
    <w:rsid w:val="1FA0FC29"/>
    <w:rsid w:val="1FCDF9AB"/>
    <w:rsid w:val="20A5D365"/>
    <w:rsid w:val="20A8F9E3"/>
    <w:rsid w:val="210AA5B4"/>
    <w:rsid w:val="21106680"/>
    <w:rsid w:val="2139E470"/>
    <w:rsid w:val="216178DA"/>
    <w:rsid w:val="218CD26F"/>
    <w:rsid w:val="21E33D74"/>
    <w:rsid w:val="22032065"/>
    <w:rsid w:val="222C6248"/>
    <w:rsid w:val="22F786C4"/>
    <w:rsid w:val="2328E4FC"/>
    <w:rsid w:val="23423F42"/>
    <w:rsid w:val="235616FA"/>
    <w:rsid w:val="236F3CC4"/>
    <w:rsid w:val="237CEBC6"/>
    <w:rsid w:val="237E765D"/>
    <w:rsid w:val="23A2B217"/>
    <w:rsid w:val="23C6B134"/>
    <w:rsid w:val="240E240C"/>
    <w:rsid w:val="241252EC"/>
    <w:rsid w:val="2427EE79"/>
    <w:rsid w:val="2428796F"/>
    <w:rsid w:val="246398C7"/>
    <w:rsid w:val="24665B4E"/>
    <w:rsid w:val="2488E727"/>
    <w:rsid w:val="24CC4CC1"/>
    <w:rsid w:val="2518EEE5"/>
    <w:rsid w:val="25915A3F"/>
    <w:rsid w:val="264357B5"/>
    <w:rsid w:val="26543EE7"/>
    <w:rsid w:val="26E950EF"/>
    <w:rsid w:val="276CD996"/>
    <w:rsid w:val="27C616DD"/>
    <w:rsid w:val="27E06DE1"/>
    <w:rsid w:val="2877724E"/>
    <w:rsid w:val="287F88FA"/>
    <w:rsid w:val="28C1E2B8"/>
    <w:rsid w:val="2900640D"/>
    <w:rsid w:val="291192B4"/>
    <w:rsid w:val="291234C4"/>
    <w:rsid w:val="294BD096"/>
    <w:rsid w:val="296B84B8"/>
    <w:rsid w:val="2998DBED"/>
    <w:rsid w:val="29BA6D8C"/>
    <w:rsid w:val="29E8D446"/>
    <w:rsid w:val="29F2EBE0"/>
    <w:rsid w:val="2A400E5B"/>
    <w:rsid w:val="2A6C7157"/>
    <w:rsid w:val="2A7A400D"/>
    <w:rsid w:val="2AC03170"/>
    <w:rsid w:val="2AD0A2F9"/>
    <w:rsid w:val="2B43C65A"/>
    <w:rsid w:val="2B6FDB8A"/>
    <w:rsid w:val="2B7AF1B4"/>
    <w:rsid w:val="2BE32887"/>
    <w:rsid w:val="2BEF75DB"/>
    <w:rsid w:val="2C447A49"/>
    <w:rsid w:val="2CC348DB"/>
    <w:rsid w:val="2CD0918B"/>
    <w:rsid w:val="2CEB2559"/>
    <w:rsid w:val="2D070F42"/>
    <w:rsid w:val="2D269080"/>
    <w:rsid w:val="2D3A8495"/>
    <w:rsid w:val="2D69C2B2"/>
    <w:rsid w:val="2D8CB295"/>
    <w:rsid w:val="2E0C3FCA"/>
    <w:rsid w:val="2E358AE9"/>
    <w:rsid w:val="2EE0E626"/>
    <w:rsid w:val="2EE7B0EC"/>
    <w:rsid w:val="2F098D77"/>
    <w:rsid w:val="2F2BA029"/>
    <w:rsid w:val="2F6E3864"/>
    <w:rsid w:val="2F8C1AAF"/>
    <w:rsid w:val="2FC20C6E"/>
    <w:rsid w:val="30020CDA"/>
    <w:rsid w:val="309E1370"/>
    <w:rsid w:val="309E6F17"/>
    <w:rsid w:val="30B794E1"/>
    <w:rsid w:val="30C0801E"/>
    <w:rsid w:val="30CF8E4E"/>
    <w:rsid w:val="30D325B6"/>
    <w:rsid w:val="311A1F7B"/>
    <w:rsid w:val="3182564E"/>
    <w:rsid w:val="31839341"/>
    <w:rsid w:val="31A1D94A"/>
    <w:rsid w:val="31D9C347"/>
    <w:rsid w:val="326D5AC5"/>
    <w:rsid w:val="32B451AD"/>
    <w:rsid w:val="32D662B4"/>
    <w:rsid w:val="32E44474"/>
    <w:rsid w:val="32E8E035"/>
    <w:rsid w:val="32E97ABB"/>
    <w:rsid w:val="33729220"/>
    <w:rsid w:val="33A27A4F"/>
    <w:rsid w:val="33ACCF65"/>
    <w:rsid w:val="33E74918"/>
    <w:rsid w:val="33F5E98E"/>
    <w:rsid w:val="3431A90C"/>
    <w:rsid w:val="3451E863"/>
    <w:rsid w:val="345BCED7"/>
    <w:rsid w:val="345F9765"/>
    <w:rsid w:val="34AB5832"/>
    <w:rsid w:val="34CDCD43"/>
    <w:rsid w:val="34CDF619"/>
    <w:rsid w:val="34DA05F1"/>
    <w:rsid w:val="34DA7480"/>
    <w:rsid w:val="3503B364"/>
    <w:rsid w:val="3504730D"/>
    <w:rsid w:val="3526E8BB"/>
    <w:rsid w:val="3557557F"/>
    <w:rsid w:val="35577212"/>
    <w:rsid w:val="35AABA13"/>
    <w:rsid w:val="35DB8D16"/>
    <w:rsid w:val="35FBEA62"/>
    <w:rsid w:val="361B1B00"/>
    <w:rsid w:val="362E60B2"/>
    <w:rsid w:val="36A11754"/>
    <w:rsid w:val="36B44B64"/>
    <w:rsid w:val="36E2E8C0"/>
    <w:rsid w:val="371A246A"/>
    <w:rsid w:val="373F9A08"/>
    <w:rsid w:val="375DF714"/>
    <w:rsid w:val="375F1B59"/>
    <w:rsid w:val="379D6A8D"/>
    <w:rsid w:val="37D10FCA"/>
    <w:rsid w:val="387E7BB8"/>
    <w:rsid w:val="38893F5D"/>
    <w:rsid w:val="38C349D1"/>
    <w:rsid w:val="38CF5996"/>
    <w:rsid w:val="38FABA94"/>
    <w:rsid w:val="3927B816"/>
    <w:rsid w:val="394BFD2C"/>
    <w:rsid w:val="3978FAAE"/>
    <w:rsid w:val="397AC103"/>
    <w:rsid w:val="399C6F0E"/>
    <w:rsid w:val="39AEE36D"/>
    <w:rsid w:val="3A1E4828"/>
    <w:rsid w:val="3A2B2249"/>
    <w:rsid w:val="3A2EE0EF"/>
    <w:rsid w:val="3A3FF38D"/>
    <w:rsid w:val="3A43BC1B"/>
    <w:rsid w:val="3A48124C"/>
    <w:rsid w:val="3A8403A2"/>
    <w:rsid w:val="3B0CEAB4"/>
    <w:rsid w:val="3B5199A2"/>
    <w:rsid w:val="3B7B8489"/>
    <w:rsid w:val="3BECCCEF"/>
    <w:rsid w:val="3BF1C385"/>
    <w:rsid w:val="3C0B8347"/>
    <w:rsid w:val="3C7BE434"/>
    <w:rsid w:val="3C9EC021"/>
    <w:rsid w:val="3D27C710"/>
    <w:rsid w:val="3D2CA876"/>
    <w:rsid w:val="3D57B9EA"/>
    <w:rsid w:val="3D672229"/>
    <w:rsid w:val="3D6D4ADF"/>
    <w:rsid w:val="3D91EB9C"/>
    <w:rsid w:val="3D941FAB"/>
    <w:rsid w:val="3DE92419"/>
    <w:rsid w:val="3E08D83B"/>
    <w:rsid w:val="3E2BBE23"/>
    <w:rsid w:val="3E62A06E"/>
    <w:rsid w:val="3E9D241C"/>
    <w:rsid w:val="3ECBA0A2"/>
    <w:rsid w:val="3EF70B88"/>
    <w:rsid w:val="3EFF02AB"/>
    <w:rsid w:val="3F222286"/>
    <w:rsid w:val="3F40F90D"/>
    <w:rsid w:val="3F4EC5F1"/>
    <w:rsid w:val="3F5C4731"/>
    <w:rsid w:val="3F5F579E"/>
    <w:rsid w:val="3F6E294D"/>
    <w:rsid w:val="3F710117"/>
    <w:rsid w:val="3FA0DE63"/>
    <w:rsid w:val="3FA299D7"/>
    <w:rsid w:val="3FAAD8BA"/>
    <w:rsid w:val="3FCA5010"/>
    <w:rsid w:val="3FFCA9CA"/>
    <w:rsid w:val="40026CDE"/>
    <w:rsid w:val="4032E9F4"/>
    <w:rsid w:val="403C4E7C"/>
    <w:rsid w:val="4048872A"/>
    <w:rsid w:val="405F5D3A"/>
    <w:rsid w:val="407160C2"/>
    <w:rsid w:val="4083FDF7"/>
    <w:rsid w:val="40A4854F"/>
    <w:rsid w:val="40BAEA3D"/>
    <w:rsid w:val="416AA960"/>
    <w:rsid w:val="41706A2C"/>
    <w:rsid w:val="41799974"/>
    <w:rsid w:val="41B5611B"/>
    <w:rsid w:val="41BCC0C6"/>
    <w:rsid w:val="41E91DE3"/>
    <w:rsid w:val="424E3833"/>
    <w:rsid w:val="425DD4DB"/>
    <w:rsid w:val="42701669"/>
    <w:rsid w:val="429FAD9C"/>
    <w:rsid w:val="42C02AF9"/>
    <w:rsid w:val="42DFADF5"/>
    <w:rsid w:val="42FC3856"/>
    <w:rsid w:val="43097819"/>
    <w:rsid w:val="4323E533"/>
    <w:rsid w:val="432E89AD"/>
    <w:rsid w:val="43724714"/>
    <w:rsid w:val="43DC80D0"/>
    <w:rsid w:val="445C7DF6"/>
    <w:rsid w:val="445CBBBB"/>
    <w:rsid w:val="447CDE6C"/>
    <w:rsid w:val="449A01DD"/>
    <w:rsid w:val="44F9E696"/>
    <w:rsid w:val="45437C54"/>
    <w:rsid w:val="454504A3"/>
    <w:rsid w:val="4548367C"/>
    <w:rsid w:val="4596E0FB"/>
    <w:rsid w:val="45ED1E54"/>
    <w:rsid w:val="461B7B04"/>
    <w:rsid w:val="462EB0AC"/>
    <w:rsid w:val="4631A35E"/>
    <w:rsid w:val="46701033"/>
    <w:rsid w:val="46B4A180"/>
    <w:rsid w:val="46DF0F4C"/>
    <w:rsid w:val="46E1131D"/>
    <w:rsid w:val="4701F534"/>
    <w:rsid w:val="473A3F28"/>
    <w:rsid w:val="4756CBD6"/>
    <w:rsid w:val="477A0480"/>
    <w:rsid w:val="47B4A66C"/>
    <w:rsid w:val="47E87397"/>
    <w:rsid w:val="47ED65FA"/>
    <w:rsid w:val="47FD02A2"/>
    <w:rsid w:val="486280E9"/>
    <w:rsid w:val="486F010E"/>
    <w:rsid w:val="487EDBBC"/>
    <w:rsid w:val="488460CA"/>
    <w:rsid w:val="48866B2A"/>
    <w:rsid w:val="48FC7AAE"/>
    <w:rsid w:val="4908D395"/>
    <w:rsid w:val="49286735"/>
    <w:rsid w:val="492ADAA1"/>
    <w:rsid w:val="494069EB"/>
    <w:rsid w:val="49F760DE"/>
    <w:rsid w:val="4A1E602B"/>
    <w:rsid w:val="4A390608"/>
    <w:rsid w:val="4A3B66F6"/>
    <w:rsid w:val="4A550EF5"/>
    <w:rsid w:val="4A750093"/>
    <w:rsid w:val="4A7FBA3D"/>
    <w:rsid w:val="4A89D1D7"/>
    <w:rsid w:val="4AAF7A46"/>
    <w:rsid w:val="4ACDD8D7"/>
    <w:rsid w:val="4AD78B2D"/>
    <w:rsid w:val="4ADC77C8"/>
    <w:rsid w:val="4AE4326A"/>
    <w:rsid w:val="4AEC8547"/>
    <w:rsid w:val="4B120678"/>
    <w:rsid w:val="4B3283E8"/>
    <w:rsid w:val="4B392AA8"/>
    <w:rsid w:val="4B40B437"/>
    <w:rsid w:val="4B603E88"/>
    <w:rsid w:val="4BCDDE73"/>
    <w:rsid w:val="4BF27F30"/>
    <w:rsid w:val="4C18893F"/>
    <w:rsid w:val="4C266C6E"/>
    <w:rsid w:val="4C2A687D"/>
    <w:rsid w:val="4C4AD9DF"/>
    <w:rsid w:val="4C696BCF"/>
    <w:rsid w:val="4CD92A99"/>
    <w:rsid w:val="4CF330D7"/>
    <w:rsid w:val="4D2F9830"/>
    <w:rsid w:val="4D89F8D6"/>
    <w:rsid w:val="4D977507"/>
    <w:rsid w:val="4DBF21E4"/>
    <w:rsid w:val="4E55E84B"/>
    <w:rsid w:val="4EA8015C"/>
    <w:rsid w:val="4EC1F191"/>
    <w:rsid w:val="4ECD07BB"/>
    <w:rsid w:val="4EF01679"/>
    <w:rsid w:val="4F06E880"/>
    <w:rsid w:val="4F232ED6"/>
    <w:rsid w:val="4F699123"/>
    <w:rsid w:val="4F847EED"/>
    <w:rsid w:val="4F969050"/>
    <w:rsid w:val="4FA62CF8"/>
    <w:rsid w:val="4FAB6B8F"/>
    <w:rsid w:val="4FCB3CF4"/>
    <w:rsid w:val="50116128"/>
    <w:rsid w:val="50155EE2"/>
    <w:rsid w:val="50280612"/>
    <w:rsid w:val="50371442"/>
    <w:rsid w:val="506867CF"/>
    <w:rsid w:val="50AD5EBE"/>
    <w:rsid w:val="50BBD8B9"/>
    <w:rsid w:val="517C4FCE"/>
    <w:rsid w:val="5187A0F0"/>
    <w:rsid w:val="51E4914C"/>
    <w:rsid w:val="5239C6F3"/>
    <w:rsid w:val="525BA37E"/>
    <w:rsid w:val="527B95B9"/>
    <w:rsid w:val="52E1FB9F"/>
    <w:rsid w:val="532F267D"/>
    <w:rsid w:val="53982849"/>
    <w:rsid w:val="539F7119"/>
    <w:rsid w:val="53A59837"/>
    <w:rsid w:val="53FD5F3F"/>
    <w:rsid w:val="54129625"/>
    <w:rsid w:val="54370DF9"/>
    <w:rsid w:val="544EC2A9"/>
    <w:rsid w:val="545C50D9"/>
    <w:rsid w:val="548286C5"/>
    <w:rsid w:val="5490CB94"/>
    <w:rsid w:val="54992859"/>
    <w:rsid w:val="54D0A3C7"/>
    <w:rsid w:val="54D46C55"/>
    <w:rsid w:val="55138CEC"/>
    <w:rsid w:val="551A557B"/>
    <w:rsid w:val="55250E88"/>
    <w:rsid w:val="55331786"/>
    <w:rsid w:val="554AB6F7"/>
    <w:rsid w:val="557A8C30"/>
    <w:rsid w:val="55AC57C1"/>
    <w:rsid w:val="56107F3B"/>
    <w:rsid w:val="56202776"/>
    <w:rsid w:val="562BC863"/>
    <w:rsid w:val="56460C66"/>
    <w:rsid w:val="56A10521"/>
    <w:rsid w:val="56B07A8B"/>
    <w:rsid w:val="57144F10"/>
    <w:rsid w:val="5774674A"/>
    <w:rsid w:val="57CAD4E1"/>
    <w:rsid w:val="581FE34A"/>
    <w:rsid w:val="582B8DF5"/>
    <w:rsid w:val="582C1BF8"/>
    <w:rsid w:val="5857F472"/>
    <w:rsid w:val="5892638D"/>
    <w:rsid w:val="58D59427"/>
    <w:rsid w:val="58E96BDF"/>
    <w:rsid w:val="592D0897"/>
    <w:rsid w:val="592E62CE"/>
    <w:rsid w:val="592FF4BA"/>
    <w:rsid w:val="59332693"/>
    <w:rsid w:val="5974861A"/>
    <w:rsid w:val="599062F6"/>
    <w:rsid w:val="59C46984"/>
    <w:rsid w:val="59D4A9D4"/>
    <w:rsid w:val="59D9A06A"/>
    <w:rsid w:val="59DAC4AF"/>
    <w:rsid w:val="5A807FE3"/>
    <w:rsid w:val="5AB52387"/>
    <w:rsid w:val="5ADFCD24"/>
    <w:rsid w:val="5B235033"/>
    <w:rsid w:val="5B66C5AA"/>
    <w:rsid w:val="5BB2D53E"/>
    <w:rsid w:val="5BC613D3"/>
    <w:rsid w:val="5C0A49AE"/>
    <w:rsid w:val="5C155FD8"/>
    <w:rsid w:val="5C2538EE"/>
    <w:rsid w:val="5C3CB31F"/>
    <w:rsid w:val="5C428630"/>
    <w:rsid w:val="5CCB10B5"/>
    <w:rsid w:val="5CEB99B8"/>
    <w:rsid w:val="5D205054"/>
    <w:rsid w:val="5D68D4A0"/>
    <w:rsid w:val="5D83C26A"/>
    <w:rsid w:val="5DD4F2B9"/>
    <w:rsid w:val="5DD7BBB9"/>
    <w:rsid w:val="5E15382C"/>
    <w:rsid w:val="5E3123C0"/>
    <w:rsid w:val="5E4927C5"/>
    <w:rsid w:val="5E8D53BB"/>
    <w:rsid w:val="5ECFCF0E"/>
    <w:rsid w:val="5ED25F61"/>
    <w:rsid w:val="5EED2E30"/>
    <w:rsid w:val="5F411705"/>
    <w:rsid w:val="5F7196AC"/>
    <w:rsid w:val="5F8041CD"/>
    <w:rsid w:val="5FF0D628"/>
    <w:rsid w:val="601EC705"/>
    <w:rsid w:val="6062708A"/>
    <w:rsid w:val="6074DD76"/>
    <w:rsid w:val="609A5A87"/>
    <w:rsid w:val="60E14917"/>
    <w:rsid w:val="60EAA298"/>
    <w:rsid w:val="60EC02C1"/>
    <w:rsid w:val="6132E743"/>
    <w:rsid w:val="6174E8ED"/>
    <w:rsid w:val="61757765"/>
    <w:rsid w:val="617DD42A"/>
    <w:rsid w:val="61D181C2"/>
    <w:rsid w:val="6211D9A2"/>
    <w:rsid w:val="62246A4B"/>
    <w:rsid w:val="62634F0B"/>
    <w:rsid w:val="6292AE0A"/>
    <w:rsid w:val="62B16DA5"/>
    <w:rsid w:val="62C00C96"/>
    <w:rsid w:val="62F4AFDE"/>
    <w:rsid w:val="63202EA5"/>
    <w:rsid w:val="638E6483"/>
    <w:rsid w:val="63B5C7C7"/>
    <w:rsid w:val="63C376C9"/>
    <w:rsid w:val="63D613FE"/>
    <w:rsid w:val="63F69B56"/>
    <w:rsid w:val="64473D89"/>
    <w:rsid w:val="646FE685"/>
    <w:rsid w:val="6481B73C"/>
    <w:rsid w:val="64B437B6"/>
    <w:rsid w:val="64D6C5A5"/>
    <w:rsid w:val="64DBB240"/>
    <w:rsid w:val="650ED6CD"/>
    <w:rsid w:val="65132CFE"/>
    <w:rsid w:val="654AA7BC"/>
    <w:rsid w:val="65A04E3A"/>
    <w:rsid w:val="65AFEAE2"/>
    <w:rsid w:val="65F1C3A3"/>
    <w:rsid w:val="6631C3FC"/>
    <w:rsid w:val="6670C4F3"/>
    <w:rsid w:val="667225B9"/>
    <w:rsid w:val="668DF4A7"/>
    <w:rsid w:val="66E8ADB1"/>
    <w:rsid w:val="66EA415B"/>
    <w:rsid w:val="66FDD059"/>
    <w:rsid w:val="67915EDA"/>
    <w:rsid w:val="67B10769"/>
    <w:rsid w:val="67C24DD3"/>
    <w:rsid w:val="6805A4E8"/>
    <w:rsid w:val="683AC1C6"/>
    <w:rsid w:val="684BFC9D"/>
    <w:rsid w:val="686F7AAD"/>
    <w:rsid w:val="688F6008"/>
    <w:rsid w:val="68B074DD"/>
    <w:rsid w:val="68E8F702"/>
    <w:rsid w:val="68F64BF5"/>
    <w:rsid w:val="695DE0CB"/>
    <w:rsid w:val="697C3181"/>
    <w:rsid w:val="69886AE1"/>
    <w:rsid w:val="69899BA6"/>
    <w:rsid w:val="6990E491"/>
    <w:rsid w:val="69FA4308"/>
    <w:rsid w:val="6A332924"/>
    <w:rsid w:val="6A371CE1"/>
    <w:rsid w:val="6A9C66C1"/>
    <w:rsid w:val="6AA8432B"/>
    <w:rsid w:val="6AC5906D"/>
    <w:rsid w:val="6ADE2A3F"/>
    <w:rsid w:val="6ADFBDE9"/>
    <w:rsid w:val="6AE28070"/>
    <w:rsid w:val="6AFDAD3B"/>
    <w:rsid w:val="6B3C7B74"/>
    <w:rsid w:val="6B3F7C01"/>
    <w:rsid w:val="6B41E479"/>
    <w:rsid w:val="6B917FE2"/>
    <w:rsid w:val="6BD0F1C3"/>
    <w:rsid w:val="6C148CDD"/>
    <w:rsid w:val="6C27B969"/>
    <w:rsid w:val="6C35864D"/>
    <w:rsid w:val="6C44B426"/>
    <w:rsid w:val="6C5AE99C"/>
    <w:rsid w:val="6CD9D4C1"/>
    <w:rsid w:val="6CFCF812"/>
    <w:rsid w:val="6D6731CE"/>
    <w:rsid w:val="6D8D7CFD"/>
    <w:rsid w:val="6DA68E7F"/>
    <w:rsid w:val="6DBB6B56"/>
    <w:rsid w:val="6DD1D044"/>
    <w:rsid w:val="6DDBE7DE"/>
    <w:rsid w:val="6DE39993"/>
    <w:rsid w:val="6E01904D"/>
    <w:rsid w:val="6E169462"/>
    <w:rsid w:val="6E1F2590"/>
    <w:rsid w:val="6E5169BC"/>
    <w:rsid w:val="6E5661EA"/>
    <w:rsid w:val="6E5BF0F3"/>
    <w:rsid w:val="6E6BF22F"/>
    <w:rsid w:val="6ED39CE5"/>
    <w:rsid w:val="6EED66A6"/>
    <w:rsid w:val="6EF1CF92"/>
    <w:rsid w:val="6EF329C9"/>
    <w:rsid w:val="6F03C0E5"/>
    <w:rsid w:val="6F095B23"/>
    <w:rsid w:val="6F449537"/>
    <w:rsid w:val="6F651C8F"/>
    <w:rsid w:val="6FA4901B"/>
    <w:rsid w:val="6FE4B922"/>
    <w:rsid w:val="6FE84BD7"/>
    <w:rsid w:val="700DCDB8"/>
    <w:rsid w:val="7018B44D"/>
    <w:rsid w:val="704C2207"/>
    <w:rsid w:val="7081AE37"/>
    <w:rsid w:val="708A971C"/>
    <w:rsid w:val="709717EE"/>
    <w:rsid w:val="70C53A65"/>
    <w:rsid w:val="70E064E8"/>
    <w:rsid w:val="710C01A4"/>
    <w:rsid w:val="716044DC"/>
    <w:rsid w:val="71645D7E"/>
    <w:rsid w:val="718D9E05"/>
    <w:rsid w:val="71972ECA"/>
    <w:rsid w:val="71A04535"/>
    <w:rsid w:val="71FD988D"/>
    <w:rsid w:val="7203506C"/>
    <w:rsid w:val="72140798"/>
    <w:rsid w:val="724C441A"/>
    <w:rsid w:val="72838C07"/>
    <w:rsid w:val="72ABD95C"/>
    <w:rsid w:val="72DB9965"/>
    <w:rsid w:val="72F842FF"/>
    <w:rsid w:val="734D1CEC"/>
    <w:rsid w:val="739BC77E"/>
    <w:rsid w:val="740DEEC0"/>
    <w:rsid w:val="7414A113"/>
    <w:rsid w:val="746E4B3D"/>
    <w:rsid w:val="7481A801"/>
    <w:rsid w:val="74D7587A"/>
    <w:rsid w:val="74D9B6F7"/>
    <w:rsid w:val="75347001"/>
    <w:rsid w:val="7536A753"/>
    <w:rsid w:val="7548A0E0"/>
    <w:rsid w:val="757AFA9A"/>
    <w:rsid w:val="75D7B825"/>
    <w:rsid w:val="76123E08"/>
    <w:rsid w:val="76175CD7"/>
    <w:rsid w:val="76311B9E"/>
    <w:rsid w:val="76454BCD"/>
    <w:rsid w:val="764E3F22"/>
    <w:rsid w:val="765101A9"/>
    <w:rsid w:val="76839B01"/>
    <w:rsid w:val="7683CC3A"/>
    <w:rsid w:val="76887C67"/>
    <w:rsid w:val="768997AE"/>
    <w:rsid w:val="76EFF39C"/>
    <w:rsid w:val="77231829"/>
    <w:rsid w:val="7744F412"/>
    <w:rsid w:val="7764AC2C"/>
    <w:rsid w:val="77742C2E"/>
    <w:rsid w:val="777F354F"/>
    <w:rsid w:val="779C6358"/>
    <w:rsid w:val="779EBF8D"/>
    <w:rsid w:val="77BE745F"/>
    <w:rsid w:val="77C96AD5"/>
    <w:rsid w:val="77D49CCC"/>
    <w:rsid w:val="782AD88D"/>
    <w:rsid w:val="7849F4C7"/>
    <w:rsid w:val="78577155"/>
    <w:rsid w:val="785D71E5"/>
    <w:rsid w:val="78899649"/>
    <w:rsid w:val="78B76B51"/>
    <w:rsid w:val="79096F32"/>
    <w:rsid w:val="7929EC8F"/>
    <w:rsid w:val="79363F7E"/>
    <w:rsid w:val="79587DBB"/>
    <w:rsid w:val="795A06A7"/>
    <w:rsid w:val="795CD3C6"/>
    <w:rsid w:val="79887082"/>
    <w:rsid w:val="798D0C43"/>
    <w:rsid w:val="79984B43"/>
    <w:rsid w:val="79A341B9"/>
    <w:rsid w:val="79D1BC94"/>
    <w:rsid w:val="7A533107"/>
    <w:rsid w:val="7A64D180"/>
    <w:rsid w:val="7A7A6D0D"/>
    <w:rsid w:val="7A7DF8F5"/>
    <w:rsid w:val="7A7FBF4A"/>
    <w:rsid w:val="7A82B3A7"/>
    <w:rsid w:val="7A84C3BB"/>
    <w:rsid w:val="7ACF6FE3"/>
    <w:rsid w:val="7B1CA5F8"/>
    <w:rsid w:val="7B36AAAA"/>
    <w:rsid w:val="7B580843"/>
    <w:rsid w:val="7B8EDF59"/>
    <w:rsid w:val="7BB9A8CC"/>
    <w:rsid w:val="7BE47994"/>
    <w:rsid w:val="7C072213"/>
    <w:rsid w:val="7C088E6C"/>
    <w:rsid w:val="7C1145F0"/>
    <w:rsid w:val="7C7BE3A3"/>
    <w:rsid w:val="7C7FB924"/>
    <w:rsid w:val="7C862832"/>
    <w:rsid w:val="7CA01670"/>
    <w:rsid w:val="7CF4A2ED"/>
    <w:rsid w:val="7CFE16DF"/>
    <w:rsid w:val="7D117CB2"/>
    <w:rsid w:val="7D22C31C"/>
    <w:rsid w:val="7D4766BF"/>
    <w:rsid w:val="7D795989"/>
    <w:rsid w:val="7DBE5078"/>
    <w:rsid w:val="7E0F62D2"/>
    <w:rsid w:val="7E16AD4D"/>
    <w:rsid w:val="7E3440F8"/>
    <w:rsid w:val="7E753BD8"/>
    <w:rsid w:val="7EA40A6D"/>
    <w:rsid w:val="7EB8DBB1"/>
    <w:rsid w:val="7EBB12F0"/>
    <w:rsid w:val="7ECC9D3E"/>
    <w:rsid w:val="7EF2B4EC"/>
    <w:rsid w:val="7F14FE93"/>
    <w:rsid w:val="7F3A785D"/>
    <w:rsid w:val="7F471502"/>
    <w:rsid w:val="7F774EF5"/>
    <w:rsid w:val="7FD09EE9"/>
    <w:rsid w:val="7FDF247A"/>
    <w:rsid w:val="7FF029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C2A63"/>
  <w15:chartTrackingRefBased/>
  <w15:docId w15:val="{163D7143-02EA-453F-8C48-45CC45AE8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57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70D"/>
  </w:style>
  <w:style w:type="paragraph" w:styleId="Footer">
    <w:name w:val="footer"/>
    <w:basedOn w:val="Normal"/>
    <w:link w:val="FooterChar"/>
    <w:uiPriority w:val="99"/>
    <w:unhideWhenUsed/>
    <w:rsid w:val="001757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70D"/>
  </w:style>
  <w:style w:type="table" w:styleId="TableGrid">
    <w:name w:val="Table Grid"/>
    <w:basedOn w:val="TableNormal"/>
    <w:uiPriority w:val="39"/>
    <w:rsid w:val="001757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96726"/>
    <w:pPr>
      <w:ind w:left="720"/>
      <w:contextualSpacing/>
    </w:pPr>
  </w:style>
  <w:style w:type="character" w:styleId="Hyperlink">
    <w:name w:val="Hyperlink"/>
    <w:basedOn w:val="DefaultParagraphFont"/>
    <w:uiPriority w:val="99"/>
    <w:unhideWhenUsed/>
    <w:rsid w:val="00317461"/>
    <w:rPr>
      <w:color w:val="0563C1" w:themeColor="hyperlink"/>
      <w:u w:val="single"/>
    </w:rPr>
  </w:style>
  <w:style w:type="character" w:styleId="CommentReference">
    <w:name w:val="annotation reference"/>
    <w:basedOn w:val="DefaultParagraphFont"/>
    <w:uiPriority w:val="99"/>
    <w:semiHidden/>
    <w:unhideWhenUsed/>
    <w:rsid w:val="000E730A"/>
    <w:rPr>
      <w:sz w:val="16"/>
      <w:szCs w:val="16"/>
    </w:rPr>
  </w:style>
  <w:style w:type="paragraph" w:styleId="CommentText">
    <w:name w:val="annotation text"/>
    <w:basedOn w:val="Normal"/>
    <w:link w:val="CommentTextChar"/>
    <w:uiPriority w:val="99"/>
    <w:unhideWhenUsed/>
    <w:rsid w:val="000E730A"/>
    <w:pPr>
      <w:spacing w:line="240" w:lineRule="auto"/>
    </w:pPr>
    <w:rPr>
      <w:sz w:val="20"/>
      <w:szCs w:val="20"/>
    </w:rPr>
  </w:style>
  <w:style w:type="character" w:customStyle="1" w:styleId="CommentTextChar">
    <w:name w:val="Comment Text Char"/>
    <w:basedOn w:val="DefaultParagraphFont"/>
    <w:link w:val="CommentText"/>
    <w:uiPriority w:val="99"/>
    <w:rsid w:val="000E730A"/>
    <w:rPr>
      <w:sz w:val="20"/>
      <w:szCs w:val="20"/>
    </w:rPr>
  </w:style>
  <w:style w:type="paragraph" w:styleId="CommentSubject">
    <w:name w:val="annotation subject"/>
    <w:basedOn w:val="CommentText"/>
    <w:next w:val="CommentText"/>
    <w:link w:val="CommentSubjectChar"/>
    <w:uiPriority w:val="99"/>
    <w:semiHidden/>
    <w:unhideWhenUsed/>
    <w:rsid w:val="000E730A"/>
    <w:rPr>
      <w:b/>
      <w:bCs/>
    </w:rPr>
  </w:style>
  <w:style w:type="character" w:customStyle="1" w:styleId="CommentSubjectChar">
    <w:name w:val="Comment Subject Char"/>
    <w:basedOn w:val="CommentTextChar"/>
    <w:link w:val="CommentSubject"/>
    <w:uiPriority w:val="99"/>
    <w:semiHidden/>
    <w:rsid w:val="000E730A"/>
    <w:rPr>
      <w:b/>
      <w:bCs/>
      <w:sz w:val="20"/>
      <w:szCs w:val="20"/>
    </w:rPr>
  </w:style>
  <w:style w:type="character" w:styleId="UnresolvedMention">
    <w:name w:val="Unresolved Mention"/>
    <w:basedOn w:val="DefaultParagraphFont"/>
    <w:uiPriority w:val="99"/>
    <w:semiHidden/>
    <w:unhideWhenUsed/>
    <w:rsid w:val="00C3428D"/>
    <w:rPr>
      <w:color w:val="605E5C"/>
      <w:shd w:val="clear" w:color="auto" w:fill="E1DFDD"/>
    </w:rPr>
  </w:style>
  <w:style w:type="character" w:styleId="FollowedHyperlink">
    <w:name w:val="FollowedHyperlink"/>
    <w:basedOn w:val="DefaultParagraphFont"/>
    <w:uiPriority w:val="99"/>
    <w:semiHidden/>
    <w:unhideWhenUsed/>
    <w:rsid w:val="00C3428D"/>
    <w:rPr>
      <w:color w:val="954F72" w:themeColor="followedHyperlink"/>
      <w:u w:val="single"/>
    </w:rPr>
  </w:style>
  <w:style w:type="paragraph" w:styleId="Revision">
    <w:name w:val="Revision"/>
    <w:hidden/>
    <w:uiPriority w:val="99"/>
    <w:semiHidden/>
    <w:rsid w:val="00917169"/>
    <w:pPr>
      <w:spacing w:after="0" w:line="240" w:lineRule="auto"/>
    </w:pPr>
  </w:style>
  <w:style w:type="paragraph" w:styleId="NormalWeb">
    <w:name w:val="Normal (Web)"/>
    <w:basedOn w:val="Normal"/>
    <w:uiPriority w:val="99"/>
    <w:unhideWhenUsed/>
    <w:rsid w:val="00DE7B62"/>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666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7CB188B4-2C5F-4CDE-9E3F-9E474EE71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1089</TotalTime>
  <Pages>28</Pages>
  <Words>5663</Words>
  <Characters>32282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37870</CharactersWithSpaces>
  <SharedDoc>false</SharedDoc>
  <HLinks>
    <vt:vector size="222" baseType="variant">
      <vt:variant>
        <vt:i4>3539069</vt:i4>
      </vt:variant>
      <vt:variant>
        <vt:i4>108</vt:i4>
      </vt:variant>
      <vt:variant>
        <vt:i4>0</vt:i4>
      </vt:variant>
      <vt:variant>
        <vt:i4>5</vt:i4>
      </vt:variant>
      <vt:variant>
        <vt:lpwstr>https://github.com/philipwalton/html-inspector</vt:lpwstr>
      </vt:variant>
      <vt:variant>
        <vt:lpwstr/>
      </vt:variant>
      <vt:variant>
        <vt:i4>1900551</vt:i4>
      </vt:variant>
      <vt:variant>
        <vt:i4>105</vt:i4>
      </vt:variant>
      <vt:variant>
        <vt:i4>0</vt:i4>
      </vt:variant>
      <vt:variant>
        <vt:i4>5</vt:i4>
      </vt:variant>
      <vt:variant>
        <vt:lpwstr>https://github.com/yaniswang/HTMLHint</vt:lpwstr>
      </vt:variant>
      <vt:variant>
        <vt:lpwstr/>
      </vt:variant>
      <vt:variant>
        <vt:i4>589846</vt:i4>
      </vt:variant>
      <vt:variant>
        <vt:i4>102</vt:i4>
      </vt:variant>
      <vt:variant>
        <vt:i4>0</vt:i4>
      </vt:variant>
      <vt:variant>
        <vt:i4>5</vt:i4>
      </vt:variant>
      <vt:variant>
        <vt:lpwstr/>
      </vt:variant>
      <vt:variant>
        <vt:lpwstr>Appendix</vt:lpwstr>
      </vt:variant>
      <vt:variant>
        <vt:i4>1179673</vt:i4>
      </vt:variant>
      <vt:variant>
        <vt:i4>99</vt:i4>
      </vt:variant>
      <vt:variant>
        <vt:i4>0</vt:i4>
      </vt:variant>
      <vt:variant>
        <vt:i4>5</vt:i4>
      </vt:variant>
      <vt:variant>
        <vt:lpwstr/>
      </vt:variant>
      <vt:variant>
        <vt:lpwstr>TestingRules</vt:lpwstr>
      </vt:variant>
      <vt:variant>
        <vt:i4>1703961</vt:i4>
      </vt:variant>
      <vt:variant>
        <vt:i4>96</vt:i4>
      </vt:variant>
      <vt:variant>
        <vt:i4>0</vt:i4>
      </vt:variant>
      <vt:variant>
        <vt:i4>5</vt:i4>
      </vt:variant>
      <vt:variant>
        <vt:lpwstr/>
      </vt:variant>
      <vt:variant>
        <vt:lpwstr>CodeRules</vt:lpwstr>
      </vt:variant>
      <vt:variant>
        <vt:i4>851987</vt:i4>
      </vt:variant>
      <vt:variant>
        <vt:i4>93</vt:i4>
      </vt:variant>
      <vt:variant>
        <vt:i4>0</vt:i4>
      </vt:variant>
      <vt:variant>
        <vt:i4>5</vt:i4>
      </vt:variant>
      <vt:variant>
        <vt:lpwstr/>
      </vt:variant>
      <vt:variant>
        <vt:lpwstr>ConfigurationManagementRules</vt:lpwstr>
      </vt:variant>
      <vt:variant>
        <vt:i4>1048606</vt:i4>
      </vt:variant>
      <vt:variant>
        <vt:i4>90</vt:i4>
      </vt:variant>
      <vt:variant>
        <vt:i4>0</vt:i4>
      </vt:variant>
      <vt:variant>
        <vt:i4>5</vt:i4>
      </vt:variant>
      <vt:variant>
        <vt:lpwstr/>
      </vt:variant>
      <vt:variant>
        <vt:lpwstr>Rules</vt:lpwstr>
      </vt:variant>
      <vt:variant>
        <vt:i4>1441804</vt:i4>
      </vt:variant>
      <vt:variant>
        <vt:i4>87</vt:i4>
      </vt:variant>
      <vt:variant>
        <vt:i4>0</vt:i4>
      </vt:variant>
      <vt:variant>
        <vt:i4>5</vt:i4>
      </vt:variant>
      <vt:variant>
        <vt:lpwstr/>
      </vt:variant>
      <vt:variant>
        <vt:lpwstr>MeetingNotes</vt:lpwstr>
      </vt:variant>
      <vt:variant>
        <vt:i4>6815853</vt:i4>
      </vt:variant>
      <vt:variant>
        <vt:i4>84</vt:i4>
      </vt:variant>
      <vt:variant>
        <vt:i4>0</vt:i4>
      </vt:variant>
      <vt:variant>
        <vt:i4>5</vt:i4>
      </vt:variant>
      <vt:variant>
        <vt:lpwstr/>
      </vt:variant>
      <vt:variant>
        <vt:lpwstr>StepByStepVisualDesciprtionOfOutfitCard</vt:lpwstr>
      </vt:variant>
      <vt:variant>
        <vt:i4>7929956</vt:i4>
      </vt:variant>
      <vt:variant>
        <vt:i4>81</vt:i4>
      </vt:variant>
      <vt:variant>
        <vt:i4>0</vt:i4>
      </vt:variant>
      <vt:variant>
        <vt:i4>5</vt:i4>
      </vt:variant>
      <vt:variant>
        <vt:lpwstr/>
      </vt:variant>
      <vt:variant>
        <vt:lpwstr>AzureScrumBoard</vt:lpwstr>
      </vt:variant>
      <vt:variant>
        <vt:i4>1572892</vt:i4>
      </vt:variant>
      <vt:variant>
        <vt:i4>78</vt:i4>
      </vt:variant>
      <vt:variant>
        <vt:i4>0</vt:i4>
      </vt:variant>
      <vt:variant>
        <vt:i4>5</vt:i4>
      </vt:variant>
      <vt:variant>
        <vt:lpwstr/>
      </vt:variant>
      <vt:variant>
        <vt:lpwstr>PlanningPokerResults</vt:lpwstr>
      </vt:variant>
      <vt:variant>
        <vt:i4>7602291</vt:i4>
      </vt:variant>
      <vt:variant>
        <vt:i4>75</vt:i4>
      </vt:variant>
      <vt:variant>
        <vt:i4>0</vt:i4>
      </vt:variant>
      <vt:variant>
        <vt:i4>5</vt:i4>
      </vt:variant>
      <vt:variant>
        <vt:lpwstr/>
      </vt:variant>
      <vt:variant>
        <vt:lpwstr>SequenceDiagram</vt:lpwstr>
      </vt:variant>
      <vt:variant>
        <vt:i4>7864416</vt:i4>
      </vt:variant>
      <vt:variant>
        <vt:i4>72</vt:i4>
      </vt:variant>
      <vt:variant>
        <vt:i4>0</vt:i4>
      </vt:variant>
      <vt:variant>
        <vt:i4>5</vt:i4>
      </vt:variant>
      <vt:variant>
        <vt:lpwstr/>
      </vt:variant>
      <vt:variant>
        <vt:lpwstr>AutomatedTestingDiagram</vt:lpwstr>
      </vt:variant>
      <vt:variant>
        <vt:i4>6684796</vt:i4>
      </vt:variant>
      <vt:variant>
        <vt:i4>69</vt:i4>
      </vt:variant>
      <vt:variant>
        <vt:i4>0</vt:i4>
      </vt:variant>
      <vt:variant>
        <vt:i4>5</vt:i4>
      </vt:variant>
      <vt:variant>
        <vt:lpwstr/>
      </vt:variant>
      <vt:variant>
        <vt:lpwstr>ManualUploadTestingDiagram</vt:lpwstr>
      </vt:variant>
      <vt:variant>
        <vt:i4>7012470</vt:i4>
      </vt:variant>
      <vt:variant>
        <vt:i4>66</vt:i4>
      </vt:variant>
      <vt:variant>
        <vt:i4>0</vt:i4>
      </vt:variant>
      <vt:variant>
        <vt:i4>5</vt:i4>
      </vt:variant>
      <vt:variant>
        <vt:lpwstr/>
      </vt:variant>
      <vt:variant>
        <vt:lpwstr>DatabaseDiagram</vt:lpwstr>
      </vt:variant>
      <vt:variant>
        <vt:i4>7012478</vt:i4>
      </vt:variant>
      <vt:variant>
        <vt:i4>63</vt:i4>
      </vt:variant>
      <vt:variant>
        <vt:i4>0</vt:i4>
      </vt:variant>
      <vt:variant>
        <vt:i4>5</vt:i4>
      </vt:variant>
      <vt:variant>
        <vt:lpwstr/>
      </vt:variant>
      <vt:variant>
        <vt:lpwstr>UserBasedFunctionalitiesDiagram</vt:lpwstr>
      </vt:variant>
      <vt:variant>
        <vt:i4>8323171</vt:i4>
      </vt:variant>
      <vt:variant>
        <vt:i4>60</vt:i4>
      </vt:variant>
      <vt:variant>
        <vt:i4>0</vt:i4>
      </vt:variant>
      <vt:variant>
        <vt:i4>5</vt:i4>
      </vt:variant>
      <vt:variant>
        <vt:lpwstr/>
      </vt:variant>
      <vt:variant>
        <vt:lpwstr>UseCasesDiagram</vt:lpwstr>
      </vt:variant>
      <vt:variant>
        <vt:i4>7602293</vt:i4>
      </vt:variant>
      <vt:variant>
        <vt:i4>57</vt:i4>
      </vt:variant>
      <vt:variant>
        <vt:i4>0</vt:i4>
      </vt:variant>
      <vt:variant>
        <vt:i4>5</vt:i4>
      </vt:variant>
      <vt:variant>
        <vt:lpwstr/>
      </vt:variant>
      <vt:variant>
        <vt:lpwstr>InsfrastructureDiagram</vt:lpwstr>
      </vt:variant>
      <vt:variant>
        <vt:i4>7340135</vt:i4>
      </vt:variant>
      <vt:variant>
        <vt:i4>54</vt:i4>
      </vt:variant>
      <vt:variant>
        <vt:i4>0</vt:i4>
      </vt:variant>
      <vt:variant>
        <vt:i4>5</vt:i4>
      </vt:variant>
      <vt:variant>
        <vt:lpwstr/>
      </vt:variant>
      <vt:variant>
        <vt:lpwstr>SoftwareDiagram</vt:lpwstr>
      </vt:variant>
      <vt:variant>
        <vt:i4>7340132</vt:i4>
      </vt:variant>
      <vt:variant>
        <vt:i4>51</vt:i4>
      </vt:variant>
      <vt:variant>
        <vt:i4>0</vt:i4>
      </vt:variant>
      <vt:variant>
        <vt:i4>5</vt:i4>
      </vt:variant>
      <vt:variant>
        <vt:lpwstr/>
      </vt:variant>
      <vt:variant>
        <vt:lpwstr>RolesAndResponsabilites</vt:lpwstr>
      </vt:variant>
      <vt:variant>
        <vt:i4>6946914</vt:i4>
      </vt:variant>
      <vt:variant>
        <vt:i4>48</vt:i4>
      </vt:variant>
      <vt:variant>
        <vt:i4>0</vt:i4>
      </vt:variant>
      <vt:variant>
        <vt:i4>5</vt:i4>
      </vt:variant>
      <vt:variant>
        <vt:lpwstr/>
      </vt:variant>
      <vt:variant>
        <vt:lpwstr>DataDictionary</vt:lpwstr>
      </vt:variant>
      <vt:variant>
        <vt:i4>7077986</vt:i4>
      </vt:variant>
      <vt:variant>
        <vt:i4>45</vt:i4>
      </vt:variant>
      <vt:variant>
        <vt:i4>0</vt:i4>
      </vt:variant>
      <vt:variant>
        <vt:i4>5</vt:i4>
      </vt:variant>
      <vt:variant>
        <vt:lpwstr/>
      </vt:variant>
      <vt:variant>
        <vt:lpwstr>IndividualLearningPlans</vt:lpwstr>
      </vt:variant>
      <vt:variant>
        <vt:i4>7929983</vt:i4>
      </vt:variant>
      <vt:variant>
        <vt:i4>42</vt:i4>
      </vt:variant>
      <vt:variant>
        <vt:i4>0</vt:i4>
      </vt:variant>
      <vt:variant>
        <vt:i4>5</vt:i4>
      </vt:variant>
      <vt:variant>
        <vt:lpwstr/>
      </vt:variant>
      <vt:variant>
        <vt:lpwstr>ProjectPlanSchedule</vt:lpwstr>
      </vt:variant>
      <vt:variant>
        <vt:i4>7340132</vt:i4>
      </vt:variant>
      <vt:variant>
        <vt:i4>39</vt:i4>
      </vt:variant>
      <vt:variant>
        <vt:i4>0</vt:i4>
      </vt:variant>
      <vt:variant>
        <vt:i4>5</vt:i4>
      </vt:variant>
      <vt:variant>
        <vt:lpwstr/>
      </vt:variant>
      <vt:variant>
        <vt:lpwstr>Specificiations</vt:lpwstr>
      </vt:variant>
      <vt:variant>
        <vt:i4>1966098</vt:i4>
      </vt:variant>
      <vt:variant>
        <vt:i4>36</vt:i4>
      </vt:variant>
      <vt:variant>
        <vt:i4>0</vt:i4>
      </vt:variant>
      <vt:variant>
        <vt:i4>5</vt:i4>
      </vt:variant>
      <vt:variant>
        <vt:lpwstr/>
      </vt:variant>
      <vt:variant>
        <vt:lpwstr>BackgroundInformation</vt:lpwstr>
      </vt:variant>
      <vt:variant>
        <vt:i4>7995519</vt:i4>
      </vt:variant>
      <vt:variant>
        <vt:i4>33</vt:i4>
      </vt:variant>
      <vt:variant>
        <vt:i4>0</vt:i4>
      </vt:variant>
      <vt:variant>
        <vt:i4>5</vt:i4>
      </vt:variant>
      <vt:variant>
        <vt:lpwstr/>
      </vt:variant>
      <vt:variant>
        <vt:lpwstr>RequestOverview</vt:lpwstr>
      </vt:variant>
      <vt:variant>
        <vt:i4>1441820</vt:i4>
      </vt:variant>
      <vt:variant>
        <vt:i4>30</vt:i4>
      </vt:variant>
      <vt:variant>
        <vt:i4>0</vt:i4>
      </vt:variant>
      <vt:variant>
        <vt:i4>5</vt:i4>
      </vt:variant>
      <vt:variant>
        <vt:lpwstr/>
      </vt:variant>
      <vt:variant>
        <vt:lpwstr>UserStoriesTasks</vt:lpwstr>
      </vt:variant>
      <vt:variant>
        <vt:i4>6422629</vt:i4>
      </vt:variant>
      <vt:variant>
        <vt:i4>27</vt:i4>
      </vt:variant>
      <vt:variant>
        <vt:i4>0</vt:i4>
      </vt:variant>
      <vt:variant>
        <vt:i4>5</vt:i4>
      </vt:variant>
      <vt:variant>
        <vt:lpwstr/>
      </vt:variant>
      <vt:variant>
        <vt:lpwstr>UserStories</vt:lpwstr>
      </vt:variant>
      <vt:variant>
        <vt:i4>7077990</vt:i4>
      </vt:variant>
      <vt:variant>
        <vt:i4>24</vt:i4>
      </vt:variant>
      <vt:variant>
        <vt:i4>0</vt:i4>
      </vt:variant>
      <vt:variant>
        <vt:i4>5</vt:i4>
      </vt:variant>
      <vt:variant>
        <vt:lpwstr/>
      </vt:variant>
      <vt:variant>
        <vt:lpwstr>InitialFeatures</vt:lpwstr>
      </vt:variant>
      <vt:variant>
        <vt:i4>1441813</vt:i4>
      </vt:variant>
      <vt:variant>
        <vt:i4>21</vt:i4>
      </vt:variant>
      <vt:variant>
        <vt:i4>0</vt:i4>
      </vt:variant>
      <vt:variant>
        <vt:i4>5</vt:i4>
      </vt:variant>
      <vt:variant>
        <vt:lpwstr/>
      </vt:variant>
      <vt:variant>
        <vt:lpwstr>InitialScenarios</vt:lpwstr>
      </vt:variant>
      <vt:variant>
        <vt:i4>720908</vt:i4>
      </vt:variant>
      <vt:variant>
        <vt:i4>18</vt:i4>
      </vt:variant>
      <vt:variant>
        <vt:i4>0</vt:i4>
      </vt:variant>
      <vt:variant>
        <vt:i4>5</vt:i4>
      </vt:variant>
      <vt:variant>
        <vt:lpwstr/>
      </vt:variant>
      <vt:variant>
        <vt:lpwstr>Personas</vt:lpwstr>
      </vt:variant>
      <vt:variant>
        <vt:i4>1507342</vt:i4>
      </vt:variant>
      <vt:variant>
        <vt:i4>15</vt:i4>
      </vt:variant>
      <vt:variant>
        <vt:i4>0</vt:i4>
      </vt:variant>
      <vt:variant>
        <vt:i4>5</vt:i4>
      </vt:variant>
      <vt:variant>
        <vt:lpwstr/>
      </vt:variant>
      <vt:variant>
        <vt:lpwstr>DefAcroAb</vt:lpwstr>
      </vt:variant>
      <vt:variant>
        <vt:i4>8323190</vt:i4>
      </vt:variant>
      <vt:variant>
        <vt:i4>12</vt:i4>
      </vt:variant>
      <vt:variant>
        <vt:i4>0</vt:i4>
      </vt:variant>
      <vt:variant>
        <vt:i4>5</vt:i4>
      </vt:variant>
      <vt:variant>
        <vt:lpwstr/>
      </vt:variant>
      <vt:variant>
        <vt:lpwstr>Charter</vt:lpwstr>
      </vt:variant>
      <vt:variant>
        <vt:i4>7733357</vt:i4>
      </vt:variant>
      <vt:variant>
        <vt:i4>9</vt:i4>
      </vt:variant>
      <vt:variant>
        <vt:i4>0</vt:i4>
      </vt:variant>
      <vt:variant>
        <vt:i4>5</vt:i4>
      </vt:variant>
      <vt:variant>
        <vt:lpwstr/>
      </vt:variant>
      <vt:variant>
        <vt:lpwstr>Purpose</vt:lpwstr>
      </vt:variant>
      <vt:variant>
        <vt:i4>1835036</vt:i4>
      </vt:variant>
      <vt:variant>
        <vt:i4>6</vt:i4>
      </vt:variant>
      <vt:variant>
        <vt:i4>0</vt:i4>
      </vt:variant>
      <vt:variant>
        <vt:i4>5</vt:i4>
      </vt:variant>
      <vt:variant>
        <vt:lpwstr/>
      </vt:variant>
      <vt:variant>
        <vt:lpwstr>Introduction</vt:lpwstr>
      </vt:variant>
      <vt:variant>
        <vt:i4>6881406</vt:i4>
      </vt:variant>
      <vt:variant>
        <vt:i4>3</vt:i4>
      </vt:variant>
      <vt:variant>
        <vt:i4>0</vt:i4>
      </vt:variant>
      <vt:variant>
        <vt:i4>5</vt:i4>
      </vt:variant>
      <vt:variant>
        <vt:lpwstr/>
      </vt:variant>
      <vt:variant>
        <vt:lpwstr>IntroductarySummary</vt:lpwstr>
      </vt:variant>
      <vt:variant>
        <vt:i4>6553708</vt:i4>
      </vt:variant>
      <vt:variant>
        <vt:i4>0</vt:i4>
      </vt:variant>
      <vt:variant>
        <vt:i4>0</vt:i4>
      </vt:variant>
      <vt:variant>
        <vt:i4>5</vt:i4>
      </vt:variant>
      <vt:variant>
        <vt:lpwstr/>
      </vt:variant>
      <vt:variant>
        <vt:lpwstr>RevisionHistory</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Naomi Nash</dc:creator>
  <cp:keywords/>
  <dc:description/>
  <cp:lastModifiedBy>Naomi Nash</cp:lastModifiedBy>
  <cp:revision>1154</cp:revision>
  <dcterms:created xsi:type="dcterms:W3CDTF">2022-03-01T18:43:00Z</dcterms:created>
  <dcterms:modified xsi:type="dcterms:W3CDTF">2022-05-02T21:58:00Z</dcterms:modified>
</cp:coreProperties>
</file>